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7340E8" w:rsidRDefault="00AF2F16">
      <w:pPr>
        <w:jc w:val="center"/>
        <w:rPr>
          <w:rFonts w:ascii="Arial" w:eastAsia="Arial" w:hAnsi="Arial" w:cs="Arial"/>
          <w:color w:val="0D0D0D"/>
          <w:highlight w:val="white"/>
        </w:rPr>
      </w:pPr>
      <w:r w:rsidRPr="005B7F08">
        <w:t xml:space="preserve">Modelo de </w:t>
      </w:r>
      <w:r w:rsidRPr="005B7F08">
        <w:t>detección de anomalías en información financiera de seguros</w:t>
      </w:r>
    </w:p>
    <w:p w14:paraId="00000002" w14:textId="77777777" w:rsidR="007340E8" w:rsidRDefault="00AF2F16">
      <w:pPr>
        <w:jc w:val="center"/>
        <w:rPr>
          <w:b/>
        </w:rPr>
      </w:pPr>
      <w:r>
        <w:rPr>
          <w:b/>
          <w:noProof/>
        </w:rPr>
        <w:drawing>
          <wp:inline distT="0" distB="0" distL="0" distR="0" wp14:anchorId="29C5ACF9" wp14:editId="1F898781">
            <wp:extent cx="2143007" cy="1030292"/>
            <wp:effectExtent l="0" t="0" r="0" b="0"/>
            <wp:docPr id="397041620" name="image17.png" descr="Logotip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7.png" descr="Logotipo&#10;&#10;Descripción generada automáticamente"/>
                    <pic:cNvPicPr preferRelativeResize="0"/>
                  </pic:nvPicPr>
                  <pic:blipFill>
                    <a:blip r:embed="rId8"/>
                    <a:srcRect/>
                    <a:stretch>
                      <a:fillRect/>
                    </a:stretch>
                  </pic:blipFill>
                  <pic:spPr>
                    <a:xfrm>
                      <a:off x="0" y="0"/>
                      <a:ext cx="2143007" cy="1030292"/>
                    </a:xfrm>
                    <a:prstGeom prst="rect">
                      <a:avLst/>
                    </a:prstGeom>
                    <a:ln/>
                  </pic:spPr>
                </pic:pic>
              </a:graphicData>
            </a:graphic>
          </wp:inline>
        </w:drawing>
      </w:r>
    </w:p>
    <w:p w14:paraId="00000003" w14:textId="77777777" w:rsidR="007340E8" w:rsidRDefault="007340E8">
      <w:pPr>
        <w:jc w:val="center"/>
        <w:rPr>
          <w:b/>
        </w:rPr>
      </w:pPr>
    </w:p>
    <w:p w14:paraId="00000004" w14:textId="77777777" w:rsidR="007340E8" w:rsidRDefault="00AF2F16">
      <w:pPr>
        <w:jc w:val="center"/>
        <w:rPr>
          <w:b/>
        </w:rPr>
      </w:pPr>
      <w:r>
        <w:rPr>
          <w:b/>
        </w:rPr>
        <w:t xml:space="preserve">Título del trabajo </w:t>
      </w:r>
    </w:p>
    <w:p w14:paraId="00000005" w14:textId="77777777" w:rsidR="007340E8" w:rsidRDefault="007340E8">
      <w:pPr>
        <w:jc w:val="center"/>
      </w:pPr>
    </w:p>
    <w:p w14:paraId="00000006" w14:textId="2B387AB4" w:rsidR="007340E8" w:rsidRDefault="00AF2F16">
      <w:pPr>
        <w:jc w:val="center"/>
      </w:pPr>
      <w:bookmarkStart w:id="0" w:name="_heading=h.gjdgxs" w:colFirst="0" w:colLast="0"/>
      <w:bookmarkEnd w:id="0"/>
      <w:r>
        <w:t xml:space="preserve">María Camila Duarte </w:t>
      </w:r>
      <w:r w:rsidR="00230487">
        <w:t>F</w:t>
      </w:r>
      <w:r>
        <w:t>oronda</w:t>
      </w:r>
    </w:p>
    <w:p w14:paraId="00000007" w14:textId="298AC1C1" w:rsidR="007340E8" w:rsidRDefault="00AF2F16">
      <w:pPr>
        <w:jc w:val="center"/>
      </w:pPr>
      <w:bookmarkStart w:id="1" w:name="_heading=h.lgg6v3j65ufk" w:colFirst="0" w:colLast="0"/>
      <w:bookmarkEnd w:id="1"/>
      <w:r>
        <w:t xml:space="preserve">Cristian </w:t>
      </w:r>
      <w:r w:rsidR="00230487">
        <w:t>J</w:t>
      </w:r>
      <w:r>
        <w:t xml:space="preserve">oel Lozano Duran </w:t>
      </w:r>
    </w:p>
    <w:p w14:paraId="00000008" w14:textId="77777777" w:rsidR="007340E8" w:rsidRDefault="007340E8">
      <w:pPr>
        <w:jc w:val="center"/>
      </w:pPr>
      <w:bookmarkStart w:id="2" w:name="_heading=h.wzi24spx3dv1" w:colFirst="0" w:colLast="0"/>
      <w:bookmarkEnd w:id="2"/>
    </w:p>
    <w:p w14:paraId="00000009" w14:textId="77777777" w:rsidR="007340E8" w:rsidRDefault="007340E8">
      <w:pPr>
        <w:jc w:val="center"/>
      </w:pPr>
    </w:p>
    <w:p w14:paraId="0000000A" w14:textId="77777777" w:rsidR="007340E8" w:rsidRDefault="007340E8">
      <w:pPr>
        <w:jc w:val="center"/>
      </w:pPr>
    </w:p>
    <w:p w14:paraId="0000000B" w14:textId="77777777" w:rsidR="007340E8" w:rsidRDefault="00AF2F16">
      <w:pPr>
        <w:jc w:val="center"/>
      </w:pPr>
      <w:r>
        <w:t>Monografía presentada</w:t>
      </w:r>
      <w:r>
        <w:t xml:space="preserve"> para optar al título de </w:t>
      </w:r>
      <w:r>
        <w:t>Especialista en Analítica y Ciencia de Datos</w:t>
      </w:r>
      <w:r>
        <w:t xml:space="preserve"> </w:t>
      </w:r>
    </w:p>
    <w:p w14:paraId="0000000C" w14:textId="77777777" w:rsidR="007340E8" w:rsidRDefault="007340E8">
      <w:pPr>
        <w:jc w:val="center"/>
      </w:pPr>
    </w:p>
    <w:p w14:paraId="0000000D" w14:textId="77777777" w:rsidR="007340E8" w:rsidRDefault="007340E8">
      <w:pPr>
        <w:jc w:val="center"/>
      </w:pPr>
    </w:p>
    <w:p w14:paraId="0000000E" w14:textId="77777777" w:rsidR="007340E8" w:rsidRDefault="00AF2F16">
      <w:pPr>
        <w:jc w:val="center"/>
      </w:pPr>
      <w:bookmarkStart w:id="3" w:name="_heading=h.30j0zll" w:colFirst="0" w:colLast="0"/>
      <w:bookmarkEnd w:id="3"/>
      <w:r>
        <w:t>Asesor</w:t>
      </w:r>
      <w:r>
        <w:br/>
        <w:t xml:space="preserve">Nombres completos, </w:t>
      </w:r>
      <w:r>
        <w:t xml:space="preserve">Título académico más alto </w:t>
      </w:r>
    </w:p>
    <w:p w14:paraId="0000000F" w14:textId="77777777" w:rsidR="007340E8" w:rsidRDefault="007340E8">
      <w:pPr>
        <w:pBdr>
          <w:top w:val="nil"/>
          <w:left w:val="nil"/>
          <w:bottom w:val="nil"/>
          <w:right w:val="nil"/>
          <w:between w:val="nil"/>
        </w:pBdr>
        <w:ind w:firstLine="709"/>
        <w:jc w:val="center"/>
        <w:rPr>
          <w:color w:val="000000"/>
        </w:rPr>
      </w:pPr>
    </w:p>
    <w:p w14:paraId="00000010" w14:textId="77777777" w:rsidR="007340E8" w:rsidRDefault="007340E8">
      <w:pPr>
        <w:pBdr>
          <w:top w:val="nil"/>
          <w:left w:val="nil"/>
          <w:bottom w:val="nil"/>
          <w:right w:val="nil"/>
          <w:between w:val="nil"/>
        </w:pBdr>
        <w:ind w:firstLine="709"/>
        <w:jc w:val="center"/>
        <w:rPr>
          <w:color w:val="000000"/>
        </w:rPr>
      </w:pPr>
    </w:p>
    <w:p w14:paraId="00000011" w14:textId="77777777" w:rsidR="007340E8" w:rsidRDefault="007340E8">
      <w:pPr>
        <w:pBdr>
          <w:top w:val="nil"/>
          <w:left w:val="nil"/>
          <w:bottom w:val="nil"/>
          <w:right w:val="nil"/>
          <w:between w:val="nil"/>
        </w:pBdr>
        <w:ind w:firstLine="709"/>
        <w:jc w:val="center"/>
        <w:rPr>
          <w:color w:val="000000"/>
        </w:rPr>
      </w:pPr>
    </w:p>
    <w:p w14:paraId="00000012" w14:textId="77777777" w:rsidR="007340E8" w:rsidRDefault="00AF2F16">
      <w:pPr>
        <w:pBdr>
          <w:top w:val="nil"/>
          <w:left w:val="nil"/>
          <w:bottom w:val="nil"/>
          <w:right w:val="nil"/>
          <w:between w:val="nil"/>
        </w:pBdr>
        <w:ind w:firstLine="709"/>
        <w:jc w:val="center"/>
        <w:rPr>
          <w:color w:val="000000"/>
        </w:rPr>
      </w:pPr>
      <w:r>
        <w:rPr>
          <w:color w:val="000000"/>
        </w:rPr>
        <w:tab/>
      </w:r>
    </w:p>
    <w:p w14:paraId="00000013" w14:textId="77777777" w:rsidR="007340E8" w:rsidRDefault="007340E8">
      <w:pPr>
        <w:pBdr>
          <w:top w:val="nil"/>
          <w:left w:val="nil"/>
          <w:bottom w:val="nil"/>
          <w:right w:val="nil"/>
          <w:between w:val="nil"/>
        </w:pBdr>
        <w:ind w:firstLine="709"/>
        <w:jc w:val="center"/>
        <w:rPr>
          <w:color w:val="000000"/>
        </w:rPr>
      </w:pPr>
    </w:p>
    <w:p w14:paraId="00000014" w14:textId="77777777" w:rsidR="007340E8" w:rsidRDefault="00AF2F16">
      <w:pPr>
        <w:jc w:val="center"/>
      </w:pPr>
      <w:r>
        <w:t>Universidad de Antioquia</w:t>
      </w:r>
      <w:r>
        <w:br/>
        <w:t>Facultad de Ingeniería</w:t>
      </w:r>
    </w:p>
    <w:p w14:paraId="00000015" w14:textId="77777777" w:rsidR="007340E8" w:rsidRDefault="00AF2F16">
      <w:pPr>
        <w:jc w:val="center"/>
      </w:pPr>
      <w:bookmarkStart w:id="4" w:name="_heading=h.1fob9te" w:colFirst="0" w:colLast="0"/>
      <w:bookmarkEnd w:id="4"/>
      <w:r>
        <w:t>Especialización en Analítica y Ciencia de Datos</w:t>
      </w:r>
    </w:p>
    <w:p w14:paraId="00000016" w14:textId="77777777" w:rsidR="007340E8" w:rsidRDefault="00AF2F16">
      <w:pPr>
        <w:jc w:val="center"/>
      </w:pPr>
      <w:r>
        <w:t>Medellín, Antioquia, Colombia</w:t>
      </w:r>
    </w:p>
    <w:p w14:paraId="00000017" w14:textId="77777777" w:rsidR="007340E8" w:rsidRDefault="00AF2F16">
      <w:pPr>
        <w:jc w:val="center"/>
        <w:rPr>
          <w:color w:val="2B579A"/>
          <w:shd w:val="clear" w:color="auto" w:fill="E6E6E6"/>
        </w:rPr>
      </w:pPr>
      <w:r>
        <w:t>2024</w:t>
      </w:r>
    </w:p>
    <w:p w14:paraId="00000018" w14:textId="77777777" w:rsidR="007340E8" w:rsidRDefault="00AF2F16">
      <w:pPr>
        <w:jc w:val="center"/>
      </w:pPr>
      <w:r>
        <w:br w:type="page"/>
      </w:r>
    </w:p>
    <w:tbl>
      <w:tblPr>
        <w:tblStyle w:val="a5"/>
        <w:tblW w:w="9404" w:type="dxa"/>
        <w:jc w:val="center"/>
        <w:tblBorders>
          <w:top w:val="nil"/>
          <w:left w:val="nil"/>
          <w:bottom w:val="nil"/>
          <w:right w:val="nil"/>
          <w:insideH w:val="nil"/>
          <w:insideV w:val="nil"/>
        </w:tblBorders>
        <w:tblLayout w:type="fixed"/>
        <w:tblLook w:val="0400" w:firstRow="0" w:lastRow="0" w:firstColumn="0" w:lastColumn="0" w:noHBand="0" w:noVBand="1"/>
      </w:tblPr>
      <w:tblGrid>
        <w:gridCol w:w="2351"/>
        <w:gridCol w:w="7053"/>
      </w:tblGrid>
      <w:tr w:rsidR="007340E8" w14:paraId="082283EF" w14:textId="77777777">
        <w:trPr>
          <w:trHeight w:val="397"/>
          <w:jc w:val="center"/>
        </w:trPr>
        <w:tc>
          <w:tcPr>
            <w:tcW w:w="2351" w:type="dxa"/>
            <w:tcBorders>
              <w:top w:val="single" w:sz="12" w:space="0" w:color="538135"/>
              <w:bottom w:val="single" w:sz="12" w:space="0" w:color="538135"/>
            </w:tcBorders>
            <w:vAlign w:val="center"/>
          </w:tcPr>
          <w:p w14:paraId="00000019" w14:textId="77777777" w:rsidR="007340E8" w:rsidRDefault="00AF2F16">
            <w:pPr>
              <w:spacing w:before="60" w:after="60" w:line="240" w:lineRule="auto"/>
              <w:jc w:val="center"/>
              <w:rPr>
                <w:b/>
                <w:sz w:val="20"/>
              </w:rPr>
            </w:pPr>
            <w:bookmarkStart w:id="5" w:name="_heading=h.3znysh7" w:colFirst="0" w:colLast="0"/>
            <w:bookmarkEnd w:id="5"/>
            <w:r>
              <w:rPr>
                <w:b/>
                <w:sz w:val="20"/>
              </w:rPr>
              <w:lastRenderedPageBreak/>
              <w:t>Cita</w:t>
            </w:r>
          </w:p>
        </w:tc>
        <w:tc>
          <w:tcPr>
            <w:tcW w:w="7053" w:type="dxa"/>
            <w:tcBorders>
              <w:top w:val="single" w:sz="12" w:space="0" w:color="538135"/>
              <w:bottom w:val="single" w:sz="12" w:space="0" w:color="538135"/>
            </w:tcBorders>
            <w:vAlign w:val="center"/>
          </w:tcPr>
          <w:p w14:paraId="0000001A" w14:textId="13030FF4" w:rsidR="007340E8" w:rsidRDefault="00AF2F16">
            <w:pPr>
              <w:spacing w:before="60" w:after="60" w:line="276" w:lineRule="auto"/>
              <w:jc w:val="center"/>
              <w:rPr>
                <w:sz w:val="20"/>
              </w:rPr>
            </w:pPr>
            <w:r>
              <w:rPr>
                <w:sz w:val="20"/>
              </w:rPr>
              <w:t>(</w:t>
            </w:r>
            <w:sdt>
              <w:sdtPr>
                <w:tag w:val="goog_rdk_0"/>
                <w:id w:val="1035308299"/>
                <w:showingPlcHdr/>
              </w:sdtPr>
              <w:sdtEndPr>
                <w:rPr>
                  <w:sz w:val="20"/>
                </w:rPr>
              </w:sdtEndPr>
              <w:sdtContent>
                <w:r w:rsidR="00230487">
                  <w:t xml:space="preserve">     </w:t>
                </w:r>
                <w:commentRangeStart w:id="6"/>
              </w:sdtContent>
            </w:sdt>
            <w:r w:rsidR="00230487" w:rsidRPr="00230487">
              <w:rPr>
                <w:sz w:val="20"/>
              </w:rPr>
              <w:t xml:space="preserve">Duarte </w:t>
            </w:r>
            <w:r w:rsidR="00230487">
              <w:rPr>
                <w:sz w:val="20"/>
              </w:rPr>
              <w:t>F</w:t>
            </w:r>
            <w:r w:rsidR="00230487" w:rsidRPr="00230487">
              <w:rPr>
                <w:sz w:val="20"/>
              </w:rPr>
              <w:t>oronda</w:t>
            </w:r>
            <w:r>
              <w:rPr>
                <w:sz w:val="20"/>
              </w:rPr>
              <w:t xml:space="preserve">&amp; </w:t>
            </w:r>
            <w:r w:rsidR="00230487" w:rsidRPr="00230487">
              <w:rPr>
                <w:sz w:val="20"/>
              </w:rPr>
              <w:t>Lozano Duran</w:t>
            </w:r>
            <w:r>
              <w:rPr>
                <w:sz w:val="20"/>
              </w:rPr>
              <w:t xml:space="preserve">, </w:t>
            </w:r>
            <w:commentRangeEnd w:id="6"/>
            <w:r>
              <w:commentReference w:id="6"/>
            </w:r>
            <w:r>
              <w:rPr>
                <w:sz w:val="20"/>
              </w:rPr>
              <w:t>2023)</w:t>
            </w:r>
          </w:p>
        </w:tc>
      </w:tr>
      <w:tr w:rsidR="007340E8" w14:paraId="76107DF2" w14:textId="77777777">
        <w:trPr>
          <w:trHeight w:val="983"/>
          <w:jc w:val="center"/>
        </w:trPr>
        <w:tc>
          <w:tcPr>
            <w:tcW w:w="2351" w:type="dxa"/>
            <w:tcBorders>
              <w:top w:val="single" w:sz="12" w:space="0" w:color="538135"/>
              <w:bottom w:val="single" w:sz="12" w:space="0" w:color="538135"/>
            </w:tcBorders>
            <w:vAlign w:val="center"/>
          </w:tcPr>
          <w:p w14:paraId="0000001B" w14:textId="77777777" w:rsidR="007340E8" w:rsidRDefault="00AF2F16">
            <w:pPr>
              <w:spacing w:before="60" w:line="240" w:lineRule="auto"/>
              <w:jc w:val="center"/>
              <w:rPr>
                <w:b/>
                <w:sz w:val="20"/>
              </w:rPr>
            </w:pPr>
            <w:r>
              <w:rPr>
                <w:b/>
                <w:sz w:val="20"/>
              </w:rPr>
              <w:t>Referencia</w:t>
            </w:r>
          </w:p>
          <w:p w14:paraId="0000001C" w14:textId="77777777" w:rsidR="007340E8" w:rsidRDefault="007340E8">
            <w:pPr>
              <w:spacing w:line="240" w:lineRule="auto"/>
              <w:jc w:val="center"/>
              <w:rPr>
                <w:sz w:val="20"/>
              </w:rPr>
            </w:pPr>
          </w:p>
          <w:p w14:paraId="0000001D" w14:textId="77777777" w:rsidR="007340E8" w:rsidRDefault="00AF2F16">
            <w:pPr>
              <w:spacing w:line="240" w:lineRule="auto"/>
              <w:jc w:val="center"/>
              <w:rPr>
                <w:sz w:val="20"/>
              </w:rPr>
            </w:pPr>
            <w:r>
              <w:rPr>
                <w:b/>
                <w:sz w:val="20"/>
              </w:rPr>
              <w:t>Estilo APA 7 (2020)</w:t>
            </w:r>
          </w:p>
        </w:tc>
        <w:tc>
          <w:tcPr>
            <w:tcW w:w="7053" w:type="dxa"/>
            <w:tcBorders>
              <w:top w:val="single" w:sz="12" w:space="0" w:color="538135"/>
              <w:bottom w:val="single" w:sz="12" w:space="0" w:color="538135"/>
            </w:tcBorders>
          </w:tcPr>
          <w:p w14:paraId="0C03E47F" w14:textId="77777777" w:rsidR="005B7F08" w:rsidRPr="005B7F08" w:rsidRDefault="00AF2F16" w:rsidP="005B7F08">
            <w:pPr>
              <w:spacing w:before="60" w:after="60" w:line="276" w:lineRule="auto"/>
              <w:ind w:left="709" w:hanging="709"/>
              <w:rPr>
                <w:i/>
                <w:sz w:val="20"/>
              </w:rPr>
            </w:pPr>
            <w:sdt>
              <w:sdtPr>
                <w:tag w:val="goog_rdk_1"/>
                <w:id w:val="1582798393"/>
              </w:sdtPr>
              <w:sdtEndPr/>
              <w:sdtContent>
                <w:commentRangeStart w:id="7"/>
              </w:sdtContent>
            </w:sdt>
            <w:r w:rsidR="005B7F08" w:rsidRPr="00230487">
              <w:rPr>
                <w:sz w:val="20"/>
              </w:rPr>
              <w:t xml:space="preserve"> </w:t>
            </w:r>
            <w:r w:rsidR="005B7F08" w:rsidRPr="00230487">
              <w:rPr>
                <w:sz w:val="20"/>
              </w:rPr>
              <w:t xml:space="preserve">Duarte </w:t>
            </w:r>
            <w:r w:rsidR="005B7F08">
              <w:rPr>
                <w:sz w:val="20"/>
              </w:rPr>
              <w:t>F</w:t>
            </w:r>
            <w:r w:rsidR="005B7F08" w:rsidRPr="00230487">
              <w:rPr>
                <w:sz w:val="20"/>
              </w:rPr>
              <w:t>oronda</w:t>
            </w:r>
            <w:r>
              <w:rPr>
                <w:sz w:val="20"/>
              </w:rPr>
              <w:t xml:space="preserve">, </w:t>
            </w:r>
            <w:r w:rsidR="005B7F08">
              <w:rPr>
                <w:sz w:val="20"/>
              </w:rPr>
              <w:t>M</w:t>
            </w:r>
            <w:r>
              <w:rPr>
                <w:sz w:val="20"/>
              </w:rPr>
              <w:t>.</w:t>
            </w:r>
            <w:r w:rsidR="005B7F08">
              <w:rPr>
                <w:sz w:val="20"/>
              </w:rPr>
              <w:t xml:space="preserve"> C.</w:t>
            </w:r>
            <w:r>
              <w:rPr>
                <w:sz w:val="20"/>
              </w:rPr>
              <w:t xml:space="preserve">, &amp; </w:t>
            </w:r>
            <w:r w:rsidR="005B7F08" w:rsidRPr="00230487">
              <w:rPr>
                <w:sz w:val="20"/>
              </w:rPr>
              <w:t>Lozano Duran</w:t>
            </w:r>
            <w:r>
              <w:rPr>
                <w:sz w:val="20"/>
              </w:rPr>
              <w:t xml:space="preserve">, </w:t>
            </w:r>
            <w:r w:rsidR="005B7F08">
              <w:rPr>
                <w:sz w:val="20"/>
              </w:rPr>
              <w:t>C</w:t>
            </w:r>
            <w:r>
              <w:rPr>
                <w:sz w:val="20"/>
              </w:rPr>
              <w:t xml:space="preserve">. </w:t>
            </w:r>
            <w:r w:rsidR="005B7F08">
              <w:rPr>
                <w:sz w:val="20"/>
              </w:rPr>
              <w:t>J</w:t>
            </w:r>
            <w:r>
              <w:rPr>
                <w:sz w:val="20"/>
              </w:rPr>
              <w:t xml:space="preserve">. </w:t>
            </w:r>
            <w:commentRangeEnd w:id="7"/>
            <w:r>
              <w:commentReference w:id="7"/>
            </w:r>
            <w:r>
              <w:rPr>
                <w:sz w:val="20"/>
              </w:rPr>
              <w:t xml:space="preserve">(2023). </w:t>
            </w:r>
            <w:r w:rsidR="005B7F08" w:rsidRPr="005B7F08">
              <w:rPr>
                <w:i/>
                <w:sz w:val="20"/>
              </w:rPr>
              <w:t>Modelo de detección de anomalías en información financiera de seguros</w:t>
            </w:r>
          </w:p>
          <w:p w14:paraId="0000001E" w14:textId="0C618221" w:rsidR="007340E8" w:rsidRDefault="00AF2F16" w:rsidP="005B7F08">
            <w:pPr>
              <w:spacing w:before="60" w:after="60" w:line="276" w:lineRule="auto"/>
              <w:rPr>
                <w:sz w:val="20"/>
              </w:rPr>
            </w:pPr>
            <w:r>
              <w:t>]</w:t>
            </w:r>
            <w:r>
              <w:rPr>
                <w:sz w:val="20"/>
              </w:rPr>
              <w:t>. Universidad de Antioquia, Medellín, Colombia.</w:t>
            </w:r>
          </w:p>
        </w:tc>
      </w:tr>
    </w:tbl>
    <w:p w14:paraId="0000001F" w14:textId="77777777" w:rsidR="007340E8" w:rsidRDefault="00AF2F16">
      <w:pPr>
        <w:jc w:val="left"/>
        <w:rPr>
          <w:b/>
        </w:rPr>
      </w:pPr>
      <w:r>
        <w:rPr>
          <w:b/>
          <w:noProof/>
        </w:rPr>
        <w:drawing>
          <wp:inline distT="0" distB="0" distL="0" distR="0" wp14:anchorId="7A20186E" wp14:editId="3C56397C">
            <wp:extent cx="803637" cy="303715"/>
            <wp:effectExtent l="0" t="0" r="0" b="0"/>
            <wp:docPr id="397041622"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2"/>
                    <a:srcRect/>
                    <a:stretch>
                      <a:fillRect/>
                    </a:stretch>
                  </pic:blipFill>
                  <pic:spPr>
                    <a:xfrm>
                      <a:off x="0" y="0"/>
                      <a:ext cx="803637" cy="303715"/>
                    </a:xfrm>
                    <a:prstGeom prst="rect">
                      <a:avLst/>
                    </a:prstGeom>
                    <a:ln/>
                  </pic:spPr>
                </pic:pic>
              </a:graphicData>
            </a:graphic>
          </wp:inline>
        </w:drawing>
      </w:r>
      <w:r>
        <w:rPr>
          <w:b/>
        </w:rPr>
        <w:t xml:space="preserve"> </w:t>
      </w:r>
      <w:r>
        <w:rPr>
          <w:noProof/>
        </w:rPr>
        <w:drawing>
          <wp:inline distT="0" distB="0" distL="0" distR="0" wp14:anchorId="52E817E6" wp14:editId="2CE9A1D5">
            <wp:extent cx="750563" cy="261288"/>
            <wp:effectExtent l="0" t="0" r="0" b="0"/>
            <wp:docPr id="397041621" name="image19.png" descr="Creative Commons en periodismo: qué es y cómo usarlo"/>
            <wp:cNvGraphicFramePr/>
            <a:graphic xmlns:a="http://schemas.openxmlformats.org/drawingml/2006/main">
              <a:graphicData uri="http://schemas.openxmlformats.org/drawingml/2006/picture">
                <pic:pic xmlns:pic="http://schemas.openxmlformats.org/drawingml/2006/picture">
                  <pic:nvPicPr>
                    <pic:cNvPr id="0" name="image19.png" descr="Creative Commons en periodismo: qué es y cómo usarlo"/>
                    <pic:cNvPicPr preferRelativeResize="0"/>
                  </pic:nvPicPr>
                  <pic:blipFill>
                    <a:blip r:embed="rId13"/>
                    <a:srcRect t="9349" r="2980" b="7722"/>
                    <a:stretch>
                      <a:fillRect/>
                    </a:stretch>
                  </pic:blipFill>
                  <pic:spPr>
                    <a:xfrm>
                      <a:off x="0" y="0"/>
                      <a:ext cx="750563" cy="261288"/>
                    </a:xfrm>
                    <a:prstGeom prst="rect">
                      <a:avLst/>
                    </a:prstGeom>
                    <a:ln/>
                  </pic:spPr>
                </pic:pic>
              </a:graphicData>
            </a:graphic>
          </wp:inline>
        </w:drawing>
      </w:r>
    </w:p>
    <w:p w14:paraId="00000020" w14:textId="77777777" w:rsidR="007340E8" w:rsidRDefault="007340E8">
      <w:pPr>
        <w:rPr>
          <w:sz w:val="20"/>
          <w:szCs w:val="20"/>
        </w:rPr>
      </w:pPr>
      <w:bookmarkStart w:id="8" w:name="_heading=h.2et92p0" w:colFirst="0" w:colLast="0"/>
      <w:bookmarkEnd w:id="8"/>
    </w:p>
    <w:p w14:paraId="00000021" w14:textId="77777777" w:rsidR="007340E8" w:rsidRDefault="007340E8">
      <w:pPr>
        <w:rPr>
          <w:sz w:val="20"/>
          <w:szCs w:val="20"/>
        </w:rPr>
      </w:pPr>
      <w:bookmarkStart w:id="9" w:name="_heading=h.tyjcwt" w:colFirst="0" w:colLast="0"/>
      <w:bookmarkEnd w:id="9"/>
    </w:p>
    <w:p w14:paraId="00000022" w14:textId="77777777" w:rsidR="007340E8" w:rsidRDefault="00AF2F16">
      <w:pPr>
        <w:spacing w:before="120" w:after="120" w:line="276" w:lineRule="auto"/>
        <w:jc w:val="left"/>
        <w:rPr>
          <w:sz w:val="20"/>
          <w:szCs w:val="20"/>
        </w:rPr>
      </w:pPr>
      <w:bookmarkStart w:id="10" w:name="_heading=h.3dy6vkm" w:colFirst="0" w:colLast="0"/>
      <w:bookmarkEnd w:id="10"/>
      <w:r>
        <w:rPr>
          <w:sz w:val="20"/>
          <w:szCs w:val="20"/>
        </w:rPr>
        <w:t>Especialización en Analítica y Ciencia de Datos</w:t>
      </w:r>
      <w:r>
        <w:rPr>
          <w:sz w:val="20"/>
          <w:szCs w:val="20"/>
        </w:rPr>
        <w:t xml:space="preserve">, </w:t>
      </w:r>
      <w:sdt>
        <w:sdtPr>
          <w:tag w:val="goog_rdk_2"/>
          <w:id w:val="-478619788"/>
        </w:sdtPr>
        <w:sdtEndPr/>
        <w:sdtContent>
          <w:commentRangeStart w:id="11"/>
        </w:sdtContent>
      </w:sdt>
      <w:r>
        <w:rPr>
          <w:sz w:val="20"/>
          <w:szCs w:val="20"/>
        </w:rPr>
        <w:t>Cohorte</w:t>
      </w:r>
      <w:r>
        <w:rPr>
          <w:b/>
          <w:sz w:val="20"/>
          <w:szCs w:val="20"/>
        </w:rPr>
        <w:t xml:space="preserve"> </w:t>
      </w:r>
      <w:r>
        <w:rPr>
          <w:sz w:val="20"/>
          <w:szCs w:val="20"/>
        </w:rPr>
        <w:t>IV</w:t>
      </w:r>
      <w:r>
        <w:rPr>
          <w:sz w:val="20"/>
          <w:szCs w:val="20"/>
        </w:rPr>
        <w:t xml:space="preserve">. </w:t>
      </w:r>
      <w:commentRangeEnd w:id="11"/>
      <w:r>
        <w:commentReference w:id="11"/>
      </w:r>
    </w:p>
    <w:p w14:paraId="00000023" w14:textId="77777777" w:rsidR="007340E8" w:rsidRDefault="00AF2F16">
      <w:pPr>
        <w:spacing w:before="120" w:after="120" w:line="276" w:lineRule="auto"/>
        <w:jc w:val="left"/>
        <w:rPr>
          <w:sz w:val="20"/>
          <w:szCs w:val="20"/>
        </w:rPr>
      </w:pPr>
      <w:r>
        <w:rPr>
          <w:sz w:val="20"/>
          <w:szCs w:val="20"/>
        </w:rPr>
        <w:t>Centro de Investigación Ambientales y de Ingeniería (CIA)</w:t>
      </w:r>
      <w:r>
        <w:t>.</w:t>
      </w:r>
      <w:r>
        <w:rPr>
          <w:sz w:val="20"/>
          <w:szCs w:val="20"/>
        </w:rPr>
        <w:t xml:space="preserve"> </w:t>
      </w:r>
    </w:p>
    <w:p w14:paraId="00000024" w14:textId="77777777" w:rsidR="007340E8" w:rsidRDefault="007340E8">
      <w:pPr>
        <w:spacing w:before="120" w:after="120" w:line="276" w:lineRule="auto"/>
        <w:jc w:val="left"/>
        <w:rPr>
          <w:sz w:val="20"/>
          <w:szCs w:val="20"/>
        </w:rPr>
      </w:pPr>
    </w:p>
    <w:p w14:paraId="00000025" w14:textId="77777777" w:rsidR="007340E8" w:rsidRDefault="007340E8">
      <w:pPr>
        <w:spacing w:before="120" w:after="120" w:line="276" w:lineRule="auto"/>
        <w:jc w:val="left"/>
        <w:rPr>
          <w:sz w:val="20"/>
          <w:szCs w:val="20"/>
        </w:rPr>
      </w:pPr>
    </w:p>
    <w:p w14:paraId="00000026" w14:textId="77777777" w:rsidR="007340E8" w:rsidRDefault="007340E8">
      <w:pPr>
        <w:spacing w:line="276" w:lineRule="auto"/>
        <w:jc w:val="left"/>
        <w:rPr>
          <w:sz w:val="20"/>
          <w:szCs w:val="20"/>
        </w:rPr>
      </w:pPr>
    </w:p>
    <w:p w14:paraId="00000027" w14:textId="77777777" w:rsidR="007340E8" w:rsidRDefault="007340E8">
      <w:pPr>
        <w:rPr>
          <w:sz w:val="20"/>
          <w:szCs w:val="20"/>
        </w:rPr>
      </w:pPr>
      <w:bookmarkStart w:id="12" w:name="_heading=h.1t3h5sf" w:colFirst="0" w:colLast="0"/>
      <w:bookmarkEnd w:id="12"/>
    </w:p>
    <w:tbl>
      <w:tblPr>
        <w:tblStyle w:val="a6"/>
        <w:tblW w:w="4678" w:type="dxa"/>
        <w:tblBorders>
          <w:top w:val="nil"/>
          <w:left w:val="nil"/>
          <w:bottom w:val="nil"/>
          <w:right w:val="nil"/>
          <w:insideH w:val="nil"/>
          <w:insideV w:val="nil"/>
        </w:tblBorders>
        <w:tblLayout w:type="fixed"/>
        <w:tblLook w:val="0400" w:firstRow="0" w:lastRow="0" w:firstColumn="0" w:lastColumn="0" w:noHBand="0" w:noVBand="1"/>
      </w:tblPr>
      <w:tblGrid>
        <w:gridCol w:w="2410"/>
        <w:gridCol w:w="2268"/>
      </w:tblGrid>
      <w:tr w:rsidR="007340E8" w14:paraId="0C27E8CC" w14:textId="77777777">
        <w:tc>
          <w:tcPr>
            <w:tcW w:w="2410" w:type="dxa"/>
            <w:vAlign w:val="center"/>
          </w:tcPr>
          <w:p w14:paraId="00000028" w14:textId="77777777" w:rsidR="007340E8" w:rsidRDefault="00AF2F16">
            <w:pPr>
              <w:rPr>
                <w:sz w:val="20"/>
              </w:rPr>
            </w:pPr>
            <w:r>
              <w:rPr>
                <w:noProof/>
                <w:sz w:val="20"/>
              </w:rPr>
              <w:drawing>
                <wp:inline distT="0" distB="0" distL="0" distR="0" wp14:anchorId="19F2229A" wp14:editId="79262697">
                  <wp:extent cx="1254906" cy="452526"/>
                  <wp:effectExtent l="0" t="0" r="0" b="0"/>
                  <wp:docPr id="39704162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1254906" cy="452526"/>
                          </a:xfrm>
                          <a:prstGeom prst="rect">
                            <a:avLst/>
                          </a:prstGeom>
                          <a:ln/>
                        </pic:spPr>
                      </pic:pic>
                    </a:graphicData>
                  </a:graphic>
                </wp:inline>
              </w:drawing>
            </w:r>
          </w:p>
        </w:tc>
        <w:tc>
          <w:tcPr>
            <w:tcW w:w="2268" w:type="dxa"/>
            <w:vAlign w:val="center"/>
          </w:tcPr>
          <w:p w14:paraId="00000029" w14:textId="77777777" w:rsidR="007340E8" w:rsidRDefault="00AF2F16">
            <w:pPr>
              <w:rPr>
                <w:sz w:val="20"/>
              </w:rPr>
            </w:pPr>
            <w:r>
              <w:rPr>
                <w:noProof/>
                <w:sz w:val="20"/>
              </w:rPr>
              <w:drawing>
                <wp:inline distT="0" distB="0" distL="0" distR="0" wp14:anchorId="47A354FC" wp14:editId="60001133">
                  <wp:extent cx="1249544" cy="458044"/>
                  <wp:effectExtent l="0" t="0" r="0" b="0"/>
                  <wp:docPr id="397041623" name="image7.png" descr="Diagrama&#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7.png" descr="Diagrama&#10;&#10;Descripción generada automáticamente con confianza media"/>
                          <pic:cNvPicPr preferRelativeResize="0"/>
                        </pic:nvPicPr>
                        <pic:blipFill>
                          <a:blip r:embed="rId15"/>
                          <a:srcRect l="13612" t="26359" r="13866" b="26900"/>
                          <a:stretch>
                            <a:fillRect/>
                          </a:stretch>
                        </pic:blipFill>
                        <pic:spPr>
                          <a:xfrm>
                            <a:off x="0" y="0"/>
                            <a:ext cx="1249544" cy="458044"/>
                          </a:xfrm>
                          <a:prstGeom prst="rect">
                            <a:avLst/>
                          </a:prstGeom>
                          <a:ln/>
                        </pic:spPr>
                      </pic:pic>
                    </a:graphicData>
                  </a:graphic>
                </wp:inline>
              </w:drawing>
            </w:r>
          </w:p>
        </w:tc>
      </w:tr>
    </w:tbl>
    <w:p w14:paraId="0000002A" w14:textId="77777777" w:rsidR="007340E8" w:rsidRDefault="00AF2F16">
      <w:pPr>
        <w:spacing w:before="120" w:after="120" w:line="240" w:lineRule="auto"/>
        <w:jc w:val="left"/>
        <w:rPr>
          <w:sz w:val="20"/>
          <w:szCs w:val="20"/>
        </w:rPr>
      </w:pPr>
      <w:bookmarkStart w:id="13" w:name="_heading=h.4d34og8" w:colFirst="0" w:colLast="0"/>
      <w:bookmarkEnd w:id="13"/>
      <w:r>
        <w:rPr>
          <w:sz w:val="20"/>
          <w:szCs w:val="20"/>
        </w:rPr>
        <w:t>Centro de Documentación Ingeniería (CENDOI)</w:t>
      </w:r>
    </w:p>
    <w:p w14:paraId="0000002B" w14:textId="77777777" w:rsidR="007340E8" w:rsidRDefault="007340E8">
      <w:pPr>
        <w:spacing w:before="120" w:after="120" w:line="240" w:lineRule="auto"/>
        <w:rPr>
          <w:b/>
          <w:sz w:val="20"/>
          <w:szCs w:val="20"/>
        </w:rPr>
      </w:pPr>
    </w:p>
    <w:p w14:paraId="0000002C" w14:textId="77777777" w:rsidR="007340E8" w:rsidRDefault="00AF2F16">
      <w:pPr>
        <w:spacing w:before="120" w:after="120" w:line="240" w:lineRule="auto"/>
        <w:rPr>
          <w:sz w:val="20"/>
          <w:szCs w:val="20"/>
        </w:rPr>
      </w:pPr>
      <w:r>
        <w:rPr>
          <w:b/>
          <w:sz w:val="20"/>
          <w:szCs w:val="20"/>
        </w:rPr>
        <w:t>Repositorio Institucional:</w:t>
      </w:r>
      <w:r>
        <w:rPr>
          <w:sz w:val="20"/>
          <w:szCs w:val="20"/>
        </w:rPr>
        <w:t xml:space="preserve"> http://bibliotecadigital.udea.edu.co</w:t>
      </w:r>
    </w:p>
    <w:p w14:paraId="0000002D" w14:textId="77777777" w:rsidR="007340E8" w:rsidRDefault="007340E8">
      <w:pPr>
        <w:rPr>
          <w:sz w:val="20"/>
          <w:szCs w:val="20"/>
        </w:rPr>
      </w:pPr>
    </w:p>
    <w:p w14:paraId="0000002E" w14:textId="77777777" w:rsidR="007340E8" w:rsidRDefault="00AF2F16">
      <w:pPr>
        <w:rPr>
          <w:sz w:val="20"/>
          <w:szCs w:val="20"/>
        </w:rPr>
      </w:pPr>
      <w:r>
        <w:rPr>
          <w:sz w:val="20"/>
          <w:szCs w:val="20"/>
        </w:rPr>
        <w:t>Universidad de Antioquia - www.udea.edu.co</w:t>
      </w:r>
    </w:p>
    <w:p w14:paraId="0000002F" w14:textId="77777777" w:rsidR="007340E8" w:rsidRDefault="00AF2F16">
      <w:pPr>
        <w:spacing w:line="240" w:lineRule="auto"/>
        <w:jc w:val="left"/>
        <w:rPr>
          <w:sz w:val="20"/>
          <w:szCs w:val="20"/>
        </w:rPr>
      </w:pPr>
      <w:r>
        <w:rPr>
          <w:sz w:val="20"/>
          <w:szCs w:val="20"/>
        </w:rPr>
        <w:t xml:space="preserve">Rector: John Jairo Arboleda </w:t>
      </w:r>
      <w:proofErr w:type="spellStart"/>
      <w:r>
        <w:rPr>
          <w:sz w:val="20"/>
          <w:szCs w:val="20"/>
        </w:rPr>
        <w:t>Céspedes</w:t>
      </w:r>
      <w:proofErr w:type="spellEnd"/>
      <w:r>
        <w:rPr>
          <w:sz w:val="20"/>
          <w:szCs w:val="20"/>
        </w:rPr>
        <w:t>.</w:t>
      </w:r>
    </w:p>
    <w:p w14:paraId="00000030" w14:textId="77777777" w:rsidR="007340E8" w:rsidRDefault="00AF2F16">
      <w:pPr>
        <w:spacing w:line="240" w:lineRule="auto"/>
        <w:jc w:val="left"/>
        <w:rPr>
          <w:sz w:val="20"/>
          <w:szCs w:val="20"/>
        </w:rPr>
      </w:pPr>
      <w:r>
        <w:rPr>
          <w:sz w:val="20"/>
          <w:szCs w:val="20"/>
        </w:rPr>
        <w:t>Decano: Julio Cesar Saldarriaga Molina</w:t>
      </w:r>
    </w:p>
    <w:p w14:paraId="00000031" w14:textId="77777777" w:rsidR="007340E8" w:rsidRDefault="00AF2F16">
      <w:pPr>
        <w:jc w:val="left"/>
        <w:rPr>
          <w:sz w:val="20"/>
          <w:szCs w:val="20"/>
        </w:rPr>
      </w:pPr>
      <w:r>
        <w:rPr>
          <w:sz w:val="20"/>
          <w:szCs w:val="20"/>
        </w:rPr>
        <w:t xml:space="preserve">Jefe departamento: Diego José Luis </w:t>
      </w:r>
      <w:proofErr w:type="spellStart"/>
      <w:r>
        <w:rPr>
          <w:sz w:val="20"/>
          <w:szCs w:val="20"/>
        </w:rPr>
        <w:t>Botia</w:t>
      </w:r>
      <w:proofErr w:type="spellEnd"/>
      <w:r>
        <w:rPr>
          <w:sz w:val="20"/>
          <w:szCs w:val="20"/>
        </w:rPr>
        <w:t xml:space="preserve"> Valderrama</w:t>
      </w:r>
    </w:p>
    <w:p w14:paraId="00000032" w14:textId="77777777" w:rsidR="007340E8" w:rsidRDefault="007340E8">
      <w:pPr>
        <w:spacing w:line="276" w:lineRule="auto"/>
        <w:rPr>
          <w:sz w:val="20"/>
          <w:szCs w:val="20"/>
        </w:rPr>
      </w:pPr>
    </w:p>
    <w:p w14:paraId="00000033" w14:textId="77777777" w:rsidR="007340E8" w:rsidRDefault="00AF2F16">
      <w:pPr>
        <w:spacing w:line="276" w:lineRule="auto"/>
      </w:pPr>
      <w:r>
        <w:rPr>
          <w:sz w:val="20"/>
          <w:szCs w:val="20"/>
        </w:rPr>
        <w:t>El contenido de esta obra corresponde al derecho de expresión de los autores y no compromete el pensamiento institucional de la Universidad de Antioquia ni desata su responsabilidad frente a terceros. Los autores asumen la responsabilidad por los derechos de autor y conexos.</w:t>
      </w:r>
    </w:p>
    <w:p w14:paraId="00000034" w14:textId="77777777" w:rsidR="007340E8" w:rsidRDefault="00AF2F16">
      <w:pPr>
        <w:spacing w:after="160" w:line="259" w:lineRule="auto"/>
        <w:jc w:val="left"/>
        <w:rPr>
          <w:b/>
        </w:rPr>
      </w:pPr>
      <w:r>
        <w:br w:type="page"/>
      </w:r>
    </w:p>
    <w:sdt>
      <w:sdtPr>
        <w:tag w:val="goog_rdk_6"/>
        <w:id w:val="-1112735565"/>
      </w:sdtPr>
      <w:sdtEndPr/>
      <w:sdtContent>
        <w:sdt>
          <w:sdtPr>
            <w:tag w:val="goog_rdk_4"/>
            <w:id w:val="1889300578"/>
          </w:sdtPr>
          <w:sdtEndPr/>
          <w:sdtContent>
            <w:p w14:paraId="345A8A5D" w14:textId="52613C54" w:rsidR="005B7F08" w:rsidRDefault="00AF2F16" w:rsidP="005B7F08">
              <w:pPr>
                <w:jc w:val="center"/>
                <w:rPr>
                  <w:rFonts w:ascii="Arial" w:eastAsia="Arial" w:hAnsi="Arial" w:cs="Arial"/>
                  <w:color w:val="0D0D0D"/>
                  <w:highlight w:val="white"/>
                </w:rPr>
              </w:pPr>
              <w:sdt>
                <w:sdtPr>
                  <w:tag w:val="goog_rdk_5"/>
                  <w:id w:val="-466289823"/>
                </w:sdtPr>
                <w:sdtEndPr/>
                <w:sdtContent/>
              </w:sdt>
              <w:r w:rsidR="005B7F08" w:rsidRPr="005B7F08">
                <w:t xml:space="preserve"> </w:t>
              </w:r>
              <w:r w:rsidR="005B7F08" w:rsidRPr="005B7F08">
                <w:t>Modelo de detección de anomalías en información financiera de seguros</w:t>
              </w:r>
            </w:p>
            <w:p w14:paraId="00000035" w14:textId="107ACEEE" w:rsidR="007340E8" w:rsidRDefault="00AF2F16">
              <w:pPr>
                <w:jc w:val="center"/>
                <w:rPr>
                  <w:del w:id="14" w:author="Author" w:date="2023-10-27T23:34:00Z"/>
                  <w:b/>
                  <w:sz w:val="20"/>
                  <w:szCs w:val="20"/>
                </w:rPr>
              </w:pPr>
            </w:p>
          </w:sdtContent>
        </w:sdt>
      </w:sdtContent>
    </w:sdt>
    <w:p w14:paraId="00000036" w14:textId="77777777" w:rsidR="007340E8" w:rsidRDefault="007340E8">
      <w:pPr>
        <w:jc w:val="center"/>
        <w:rPr>
          <w:b/>
          <w:sz w:val="20"/>
          <w:szCs w:val="20"/>
        </w:rPr>
      </w:pPr>
    </w:p>
    <w:p w14:paraId="00000037" w14:textId="77777777" w:rsidR="007340E8" w:rsidRDefault="007340E8">
      <w:pPr>
        <w:pBdr>
          <w:top w:val="nil"/>
          <w:left w:val="nil"/>
          <w:bottom w:val="nil"/>
          <w:right w:val="nil"/>
          <w:between w:val="nil"/>
        </w:pBdr>
        <w:spacing w:line="480" w:lineRule="auto"/>
        <w:ind w:left="360"/>
        <w:jc w:val="left"/>
        <w:rPr>
          <w:color w:val="000000"/>
          <w:sz w:val="20"/>
          <w:szCs w:val="20"/>
        </w:rPr>
      </w:pPr>
    </w:p>
    <w:p w14:paraId="00000038" w14:textId="77777777" w:rsidR="007340E8" w:rsidRDefault="00AF2F16">
      <w:pPr>
        <w:jc w:val="center"/>
      </w:pPr>
      <w:r>
        <w:rPr>
          <w:b/>
        </w:rPr>
        <w:t>Dedicatoria</w:t>
      </w:r>
    </w:p>
    <w:p w14:paraId="00000039" w14:textId="77777777" w:rsidR="007340E8" w:rsidRDefault="007340E8">
      <w:pPr>
        <w:jc w:val="center"/>
      </w:pPr>
    </w:p>
    <w:p w14:paraId="31E04921" w14:textId="5479ED03" w:rsidR="005B7F08" w:rsidRPr="005B7F08" w:rsidRDefault="005B7F08" w:rsidP="00212E4D">
      <w:pPr>
        <w:tabs>
          <w:tab w:val="center" w:pos="4702"/>
          <w:tab w:val="right" w:pos="9404"/>
        </w:tabs>
        <w:jc w:val="center"/>
      </w:pPr>
      <w:r w:rsidRPr="005B7F08">
        <w:t>Este trabajo de grado es el resultado de un viaje de aprendizaje, esfuerzo y crecimiento personal que no hubiera sido posible sin el apoyo incondicional de muchas personas a lo largo del camino.</w:t>
      </w:r>
    </w:p>
    <w:p w14:paraId="04625660" w14:textId="39763D2E" w:rsidR="005B7F08" w:rsidRPr="005B7F08" w:rsidRDefault="005B7F08" w:rsidP="00212E4D">
      <w:pPr>
        <w:tabs>
          <w:tab w:val="center" w:pos="4702"/>
          <w:tab w:val="right" w:pos="9404"/>
        </w:tabs>
        <w:jc w:val="center"/>
      </w:pPr>
      <w:r w:rsidRPr="005B7F08">
        <w:t>A</w:t>
      </w:r>
      <w:r>
        <w:t>las</w:t>
      </w:r>
      <w:r w:rsidRPr="005B7F08">
        <w:t xml:space="preserve"> familia</w:t>
      </w:r>
      <w:r>
        <w:t>s</w:t>
      </w:r>
      <w:r w:rsidRPr="005B7F08">
        <w:t xml:space="preserve">, </w:t>
      </w:r>
      <w:r>
        <w:t>ya que con s</w:t>
      </w:r>
      <w:r w:rsidRPr="005B7F08">
        <w:t xml:space="preserve">u amor, paciencia y constante aliento han sido el motor que </w:t>
      </w:r>
      <w:r>
        <w:t>nos</w:t>
      </w:r>
      <w:r w:rsidRPr="005B7F08">
        <w:t xml:space="preserve"> ha impulsado a superar cada obstáculo. Gracias por creer en </w:t>
      </w:r>
      <w:r>
        <w:t>nosotros.</w:t>
      </w:r>
    </w:p>
    <w:p w14:paraId="4B985D1E" w14:textId="3309D731" w:rsidR="005B7F08" w:rsidRPr="005B7F08" w:rsidRDefault="005B7F08" w:rsidP="00212E4D">
      <w:pPr>
        <w:tabs>
          <w:tab w:val="center" w:pos="4702"/>
          <w:tab w:val="right" w:pos="9404"/>
        </w:tabs>
        <w:jc w:val="center"/>
      </w:pPr>
      <w:r w:rsidRPr="005B7F08">
        <w:t xml:space="preserve">A </w:t>
      </w:r>
      <w:r>
        <w:t xml:space="preserve">los </w:t>
      </w:r>
      <w:r w:rsidRPr="005B7F08">
        <w:t xml:space="preserve">profesores, quienes no solo han compartido su vasto conocimiento y experiencia, sino que también han inculcado la pasión por el aprendizaje </w:t>
      </w:r>
      <w:r>
        <w:t>en analítica</w:t>
      </w:r>
      <w:r w:rsidRPr="005B7F08">
        <w:t xml:space="preserve">. Su dedicación y compromiso con </w:t>
      </w:r>
      <w:r>
        <w:t xml:space="preserve">la </w:t>
      </w:r>
      <w:r w:rsidRPr="005B7F08">
        <w:t>educación han sido fundamentales en la realización de este trabajo.</w:t>
      </w:r>
    </w:p>
    <w:p w14:paraId="2F39233D" w14:textId="648664A7" w:rsidR="005B7F08" w:rsidRPr="005B7F08" w:rsidRDefault="005B7F08" w:rsidP="00212E4D">
      <w:pPr>
        <w:tabs>
          <w:tab w:val="center" w:pos="4702"/>
          <w:tab w:val="right" w:pos="9404"/>
        </w:tabs>
        <w:jc w:val="center"/>
      </w:pPr>
      <w:r w:rsidRPr="005B7F08">
        <w:t xml:space="preserve">A </w:t>
      </w:r>
      <w:r w:rsidR="00212E4D">
        <w:t>los</w:t>
      </w:r>
      <w:r w:rsidR="00212E4D" w:rsidRPr="005B7F08">
        <w:t xml:space="preserve"> compañeros</w:t>
      </w:r>
      <w:r w:rsidRPr="005B7F08">
        <w:t xml:space="preserve"> de clase, con quienes he</w:t>
      </w:r>
      <w:r w:rsidR="00212E4D">
        <w:t>mos</w:t>
      </w:r>
      <w:r w:rsidRPr="005B7F08">
        <w:t xml:space="preserve"> compartido innumerables horas de estudio, discusiones y risas.</w:t>
      </w:r>
    </w:p>
    <w:p w14:paraId="3E099EBF" w14:textId="64D99946" w:rsidR="005B7F08" w:rsidRPr="005B7F08" w:rsidRDefault="005B7F08" w:rsidP="00212E4D">
      <w:pPr>
        <w:tabs>
          <w:tab w:val="center" w:pos="4702"/>
          <w:tab w:val="right" w:pos="9404"/>
        </w:tabs>
        <w:jc w:val="center"/>
      </w:pPr>
      <w:r w:rsidRPr="005B7F08">
        <w:t>A todos ustedes, gracias por ser parte de esta travesía y por contribuir de manera significativa a la culminación de este importante logr</w:t>
      </w:r>
      <w:r w:rsidR="00212E4D">
        <w:t>o</w:t>
      </w:r>
      <w:r w:rsidRPr="005B7F08">
        <w:t>.</w:t>
      </w:r>
    </w:p>
    <w:p w14:paraId="0000003A" w14:textId="121BD916" w:rsidR="007340E8" w:rsidRDefault="00AF2F16">
      <w:pPr>
        <w:tabs>
          <w:tab w:val="center" w:pos="4702"/>
          <w:tab w:val="right" w:pos="9404"/>
        </w:tabs>
        <w:jc w:val="left"/>
      </w:pPr>
      <w:r>
        <w:tab/>
      </w:r>
    </w:p>
    <w:p w14:paraId="0000003B" w14:textId="77777777" w:rsidR="007340E8" w:rsidRDefault="00AF2F16">
      <w:r>
        <w:tab/>
      </w:r>
    </w:p>
    <w:p w14:paraId="0000003C" w14:textId="77777777" w:rsidR="007340E8" w:rsidRDefault="007340E8"/>
    <w:p w14:paraId="0000003D" w14:textId="77777777" w:rsidR="007340E8" w:rsidRDefault="00AF2F16">
      <w:pPr>
        <w:tabs>
          <w:tab w:val="left" w:pos="7305"/>
        </w:tabs>
      </w:pPr>
      <w:r>
        <w:tab/>
      </w:r>
    </w:p>
    <w:p w14:paraId="0000003E" w14:textId="77777777" w:rsidR="007340E8" w:rsidRDefault="007340E8"/>
    <w:p w14:paraId="0000003F" w14:textId="77777777" w:rsidR="007340E8" w:rsidRDefault="007340E8"/>
    <w:p w14:paraId="00000040" w14:textId="77777777" w:rsidR="007340E8" w:rsidRDefault="007340E8"/>
    <w:p w14:paraId="00000041" w14:textId="77777777" w:rsidR="007340E8" w:rsidRDefault="007340E8"/>
    <w:p w14:paraId="00000042" w14:textId="77777777" w:rsidR="007340E8" w:rsidRDefault="007340E8"/>
    <w:p w14:paraId="00000043" w14:textId="77777777" w:rsidR="007340E8" w:rsidRDefault="007340E8"/>
    <w:p w14:paraId="65FEFC97" w14:textId="77777777" w:rsidR="00212E4D" w:rsidRDefault="00212E4D"/>
    <w:p w14:paraId="15AB7DBA" w14:textId="77777777" w:rsidR="00212E4D" w:rsidRDefault="00212E4D"/>
    <w:p w14:paraId="5FAEEAFE" w14:textId="77777777" w:rsidR="00212E4D" w:rsidRDefault="00212E4D"/>
    <w:p w14:paraId="00000044" w14:textId="77777777" w:rsidR="007340E8" w:rsidRDefault="007340E8"/>
    <w:p w14:paraId="00000045" w14:textId="77777777" w:rsidR="007340E8" w:rsidRDefault="00AF2F16">
      <w:pPr>
        <w:jc w:val="center"/>
      </w:pPr>
      <w:r>
        <w:rPr>
          <w:b/>
        </w:rPr>
        <w:lastRenderedPageBreak/>
        <w:t>Agradecimientos</w:t>
      </w:r>
    </w:p>
    <w:p w14:paraId="00000046" w14:textId="77777777" w:rsidR="007340E8" w:rsidRDefault="007340E8">
      <w:pPr>
        <w:jc w:val="center"/>
      </w:pPr>
    </w:p>
    <w:p w14:paraId="00000047" w14:textId="2122B6AE" w:rsidR="007340E8" w:rsidRDefault="00212E4D" w:rsidP="00212E4D">
      <w:pPr>
        <w:jc w:val="center"/>
      </w:pPr>
      <w:r w:rsidRPr="00212E4D">
        <w:t xml:space="preserve">En primer lugar, </w:t>
      </w:r>
      <w:r w:rsidRPr="00212E4D">
        <w:t>quere</w:t>
      </w:r>
      <w:r>
        <w:t>mos</w:t>
      </w:r>
      <w:r w:rsidRPr="00212E4D">
        <w:t xml:space="preserve"> expresar </w:t>
      </w:r>
      <w:r>
        <w:t xml:space="preserve">nuestro </w:t>
      </w:r>
      <w:r w:rsidRPr="00212E4D">
        <w:t>más</w:t>
      </w:r>
      <w:r w:rsidRPr="00212E4D">
        <w:t xml:space="preserve"> profundo agradecimiento a </w:t>
      </w:r>
      <w:r>
        <w:t xml:space="preserve">las </w:t>
      </w:r>
      <w:r w:rsidRPr="00212E4D">
        <w:t>familia</w:t>
      </w:r>
      <w:r>
        <w:t>s</w:t>
      </w:r>
      <w:r w:rsidRPr="00212E4D">
        <w:t xml:space="preserve">. A </w:t>
      </w:r>
      <w:r>
        <w:t>los</w:t>
      </w:r>
      <w:r w:rsidRPr="00212E4D">
        <w:t xml:space="preserve"> padres, por su amor incondicional, su apoyo constante y por ser </w:t>
      </w:r>
      <w:r>
        <w:t xml:space="preserve">la </w:t>
      </w:r>
      <w:r w:rsidRPr="00212E4D">
        <w:t>mayor fuente de inspiración</w:t>
      </w:r>
      <w:r w:rsidR="00AF2F16">
        <w:t>.</w:t>
      </w:r>
    </w:p>
    <w:p w14:paraId="00000048" w14:textId="33345D9E" w:rsidR="007340E8" w:rsidRDefault="00212E4D" w:rsidP="00212E4D">
      <w:pPr>
        <w:jc w:val="center"/>
      </w:pPr>
      <w:r w:rsidRPr="00212E4D">
        <w:t>A mis profesores y mentores, quienes han sido guías esenciales en mi formación académica</w:t>
      </w:r>
    </w:p>
    <w:p w14:paraId="00000049" w14:textId="01C3FC5E" w:rsidR="007340E8" w:rsidRDefault="00212E4D" w:rsidP="00212E4D">
      <w:pPr>
        <w:jc w:val="center"/>
      </w:pPr>
      <w:r w:rsidRPr="00212E4D">
        <w:t xml:space="preserve">A </w:t>
      </w:r>
      <w:r>
        <w:t>los</w:t>
      </w:r>
      <w:r w:rsidRPr="00212E4D">
        <w:t xml:space="preserve"> amigos, por su comprensión y apoyo durante los momentos más difíciles, y por </w:t>
      </w:r>
      <w:r w:rsidRPr="00212E4D">
        <w:t xml:space="preserve">brindar </w:t>
      </w:r>
      <w:r>
        <w:t>momentos</w:t>
      </w:r>
      <w:r w:rsidRPr="00212E4D">
        <w:t xml:space="preserve"> de esparcimiento necesarios para mantener el equilibrio.</w:t>
      </w:r>
    </w:p>
    <w:p w14:paraId="0000004A" w14:textId="77777777" w:rsidR="007340E8" w:rsidRDefault="007340E8"/>
    <w:p w14:paraId="0000004B" w14:textId="77777777" w:rsidR="007340E8" w:rsidRDefault="007340E8"/>
    <w:p w14:paraId="0000004C" w14:textId="77777777" w:rsidR="007340E8" w:rsidRDefault="007340E8"/>
    <w:p w14:paraId="0000004D" w14:textId="77777777" w:rsidR="007340E8" w:rsidRDefault="00AF2F16">
      <w:pPr>
        <w:spacing w:after="160" w:line="259" w:lineRule="auto"/>
        <w:jc w:val="left"/>
      </w:pPr>
      <w:r>
        <w:br w:type="page"/>
      </w:r>
    </w:p>
    <w:p w14:paraId="0000004E" w14:textId="77777777" w:rsidR="007340E8" w:rsidRDefault="00AF2F16">
      <w:pPr>
        <w:jc w:val="center"/>
        <w:rPr>
          <w:b/>
        </w:rPr>
      </w:pPr>
      <w:r>
        <w:rPr>
          <w:b/>
        </w:rPr>
        <w:lastRenderedPageBreak/>
        <w:t>Tabla de contenido</w:t>
      </w:r>
    </w:p>
    <w:p w14:paraId="0000004F" w14:textId="77777777" w:rsidR="007340E8" w:rsidRDefault="007340E8">
      <w:pPr>
        <w:spacing w:after="160" w:line="259" w:lineRule="auto"/>
        <w:jc w:val="left"/>
      </w:pPr>
    </w:p>
    <w:sdt>
      <w:sdtPr>
        <w:id w:val="309145904"/>
        <w:docPartObj>
          <w:docPartGallery w:val="Table of Contents"/>
          <w:docPartUnique/>
        </w:docPartObj>
      </w:sdtPr>
      <w:sdtEndPr/>
      <w:sdtContent>
        <w:p w14:paraId="00000050" w14:textId="77777777" w:rsidR="007340E8" w:rsidRDefault="00AF2F16">
          <w:pPr>
            <w:pBdr>
              <w:top w:val="nil"/>
              <w:left w:val="nil"/>
              <w:bottom w:val="nil"/>
              <w:right w:val="nil"/>
              <w:between w:val="nil"/>
            </w:pBdr>
            <w:tabs>
              <w:tab w:val="right" w:pos="9394"/>
            </w:tabs>
            <w:spacing w:before="240" w:after="240" w:line="240" w:lineRule="auto"/>
            <w:jc w:val="left"/>
            <w:rPr>
              <w:rFonts w:ascii="Calibri" w:eastAsia="Calibri" w:hAnsi="Calibri" w:cs="Calibri"/>
              <w:color w:val="000000"/>
              <w:sz w:val="22"/>
              <w:szCs w:val="22"/>
            </w:rPr>
          </w:pPr>
          <w:r>
            <w:fldChar w:fldCharType="begin"/>
          </w:r>
          <w:r>
            <w:instrText xml:space="preserve"> TOC \h \u \z \t "Heading 1,1,Heading 2,2,Heading 3,3,Heading 4,4,Heading 5,5,"</w:instrText>
          </w:r>
          <w:r>
            <w:fldChar w:fldCharType="separate"/>
          </w:r>
          <w:hyperlink w:anchor="_heading=h.3rdcrjn">
            <w:r>
              <w:rPr>
                <w:color w:val="000000"/>
              </w:rPr>
              <w:t>Resumen</w:t>
            </w:r>
            <w:r>
              <w:rPr>
                <w:color w:val="000000"/>
              </w:rPr>
              <w:tab/>
              <w:t>9</w:t>
            </w:r>
          </w:hyperlink>
        </w:p>
        <w:p w14:paraId="00000051" w14:textId="77777777" w:rsidR="007340E8" w:rsidRDefault="00AF2F16">
          <w:pPr>
            <w:pBdr>
              <w:top w:val="nil"/>
              <w:left w:val="nil"/>
              <w:bottom w:val="nil"/>
              <w:right w:val="nil"/>
              <w:between w:val="nil"/>
            </w:pBdr>
            <w:tabs>
              <w:tab w:val="right" w:pos="9394"/>
            </w:tabs>
            <w:spacing w:before="240" w:after="240" w:line="240" w:lineRule="auto"/>
            <w:jc w:val="left"/>
            <w:rPr>
              <w:rFonts w:ascii="Calibri" w:eastAsia="Calibri" w:hAnsi="Calibri" w:cs="Calibri"/>
              <w:color w:val="000000"/>
              <w:sz w:val="22"/>
              <w:szCs w:val="22"/>
            </w:rPr>
          </w:pPr>
          <w:hyperlink w:anchor="_heading=h.26in1rg">
            <w:r>
              <w:rPr>
                <w:color w:val="000000"/>
              </w:rPr>
              <w:t>Abstract</w:t>
            </w:r>
            <w:r>
              <w:rPr>
                <w:color w:val="000000"/>
              </w:rPr>
              <w:tab/>
              <w:t>10</w:t>
            </w:r>
          </w:hyperlink>
        </w:p>
        <w:p w14:paraId="00000052" w14:textId="77777777" w:rsidR="007340E8" w:rsidRDefault="00AF2F16">
          <w:pPr>
            <w:pBdr>
              <w:top w:val="nil"/>
              <w:left w:val="nil"/>
              <w:bottom w:val="nil"/>
              <w:right w:val="nil"/>
              <w:between w:val="nil"/>
            </w:pBdr>
            <w:tabs>
              <w:tab w:val="right" w:pos="9394"/>
              <w:tab w:val="left" w:pos="442"/>
            </w:tabs>
            <w:spacing w:before="240" w:after="240" w:line="240" w:lineRule="auto"/>
            <w:jc w:val="left"/>
            <w:rPr>
              <w:rFonts w:ascii="Calibri" w:eastAsia="Calibri" w:hAnsi="Calibri" w:cs="Calibri"/>
              <w:color w:val="000000"/>
              <w:sz w:val="22"/>
              <w:szCs w:val="22"/>
            </w:rPr>
          </w:pPr>
          <w:hyperlink w:anchor="_heading=h.35nkun2">
            <w:r>
              <w:rPr>
                <w:color w:val="000000"/>
              </w:rPr>
              <w:t>1.</w:t>
            </w:r>
          </w:hyperlink>
          <w:hyperlink w:anchor="_heading=h.35nkun2">
            <w:r>
              <w:rPr>
                <w:rFonts w:ascii="Calibri" w:eastAsia="Calibri" w:hAnsi="Calibri" w:cs="Calibri"/>
                <w:color w:val="000000"/>
                <w:sz w:val="22"/>
                <w:szCs w:val="22"/>
              </w:rPr>
              <w:tab/>
            </w:r>
          </w:hyperlink>
          <w:r>
            <w:fldChar w:fldCharType="begin"/>
          </w:r>
          <w:r>
            <w:instrText xml:space="preserve"> PAGEREF _heading=h.35nkun2 \h </w:instrText>
          </w:r>
          <w:r>
            <w:fldChar w:fldCharType="separate"/>
          </w:r>
          <w:r>
            <w:rPr>
              <w:color w:val="000000"/>
            </w:rPr>
            <w:t>Descripción del problema</w:t>
          </w:r>
          <w:r>
            <w:rPr>
              <w:color w:val="000000"/>
            </w:rPr>
            <w:tab/>
            <w:t>11</w:t>
          </w:r>
          <w:r>
            <w:fldChar w:fldCharType="end"/>
          </w:r>
        </w:p>
        <w:p w14:paraId="00000053" w14:textId="77777777" w:rsidR="007340E8" w:rsidRDefault="00AF2F16">
          <w:pPr>
            <w:pBdr>
              <w:top w:val="nil"/>
              <w:left w:val="nil"/>
              <w:bottom w:val="nil"/>
              <w:right w:val="nil"/>
              <w:between w:val="nil"/>
            </w:pBdr>
            <w:tabs>
              <w:tab w:val="left" w:pos="958"/>
              <w:tab w:val="right" w:pos="9394"/>
            </w:tabs>
            <w:spacing w:before="240" w:after="240" w:line="240" w:lineRule="auto"/>
            <w:ind w:left="238"/>
            <w:jc w:val="left"/>
            <w:rPr>
              <w:rFonts w:ascii="Calibri" w:eastAsia="Calibri" w:hAnsi="Calibri" w:cs="Calibri"/>
              <w:color w:val="000000"/>
              <w:sz w:val="22"/>
              <w:szCs w:val="22"/>
            </w:rPr>
          </w:pPr>
          <w:hyperlink w:anchor="_heading=h.1ksv4uv">
            <w:r>
              <w:rPr>
                <w:color w:val="000000"/>
              </w:rPr>
              <w:t>1.1.</w:t>
            </w:r>
          </w:hyperlink>
          <w:hyperlink w:anchor="_heading=h.1ksv4uv">
            <w:r>
              <w:rPr>
                <w:rFonts w:ascii="Calibri" w:eastAsia="Calibri" w:hAnsi="Calibri" w:cs="Calibri"/>
                <w:color w:val="000000"/>
                <w:sz w:val="22"/>
                <w:szCs w:val="22"/>
              </w:rPr>
              <w:tab/>
            </w:r>
          </w:hyperlink>
          <w:r>
            <w:fldChar w:fldCharType="begin"/>
          </w:r>
          <w:r>
            <w:instrText xml:space="preserve"> PAGEREF _heading=h.1ksv4uv \h </w:instrText>
          </w:r>
          <w:r>
            <w:fldChar w:fldCharType="separate"/>
          </w:r>
          <w:r>
            <w:rPr>
              <w:color w:val="000000"/>
            </w:rPr>
            <w:t>Problema de negocio</w:t>
          </w:r>
          <w:r>
            <w:rPr>
              <w:color w:val="000000"/>
            </w:rPr>
            <w:tab/>
            <w:t>11</w:t>
          </w:r>
          <w:r>
            <w:fldChar w:fldCharType="end"/>
          </w:r>
        </w:p>
        <w:p w14:paraId="00000054" w14:textId="77777777" w:rsidR="007340E8" w:rsidRDefault="00AF2F16">
          <w:pPr>
            <w:pBdr>
              <w:top w:val="nil"/>
              <w:left w:val="nil"/>
              <w:bottom w:val="nil"/>
              <w:right w:val="nil"/>
              <w:between w:val="nil"/>
            </w:pBdr>
            <w:tabs>
              <w:tab w:val="left" w:pos="958"/>
              <w:tab w:val="right" w:pos="9394"/>
            </w:tabs>
            <w:spacing w:before="240" w:after="240" w:line="240" w:lineRule="auto"/>
            <w:ind w:left="238"/>
            <w:jc w:val="left"/>
            <w:rPr>
              <w:rFonts w:ascii="Calibri" w:eastAsia="Calibri" w:hAnsi="Calibri" w:cs="Calibri"/>
              <w:color w:val="000000"/>
              <w:sz w:val="22"/>
              <w:szCs w:val="22"/>
            </w:rPr>
          </w:pPr>
          <w:hyperlink w:anchor="_heading=h.44sinio">
            <w:r>
              <w:rPr>
                <w:color w:val="000000"/>
              </w:rPr>
              <w:t>1.2.</w:t>
            </w:r>
          </w:hyperlink>
          <w:hyperlink w:anchor="_heading=h.44sinio">
            <w:r>
              <w:rPr>
                <w:rFonts w:ascii="Calibri" w:eastAsia="Calibri" w:hAnsi="Calibri" w:cs="Calibri"/>
                <w:color w:val="000000"/>
                <w:sz w:val="22"/>
                <w:szCs w:val="22"/>
              </w:rPr>
              <w:tab/>
            </w:r>
          </w:hyperlink>
          <w:r>
            <w:fldChar w:fldCharType="begin"/>
          </w:r>
          <w:r>
            <w:instrText xml:space="preserve"> PAGEREF _heading=h.44sinio \h </w:instrText>
          </w:r>
          <w:r>
            <w:fldChar w:fldCharType="separate"/>
          </w:r>
          <w:r>
            <w:rPr>
              <w:color w:val="000000"/>
            </w:rPr>
            <w:t>Aproximación desde la analítica de datos</w:t>
          </w:r>
          <w:r>
            <w:rPr>
              <w:color w:val="000000"/>
            </w:rPr>
            <w:tab/>
            <w:t>11</w:t>
          </w:r>
          <w:r>
            <w:fldChar w:fldCharType="end"/>
          </w:r>
        </w:p>
        <w:p w14:paraId="00000055" w14:textId="77777777" w:rsidR="007340E8" w:rsidRDefault="00AF2F16">
          <w:pPr>
            <w:pBdr>
              <w:top w:val="nil"/>
              <w:left w:val="nil"/>
              <w:bottom w:val="nil"/>
              <w:right w:val="nil"/>
              <w:between w:val="nil"/>
            </w:pBdr>
            <w:tabs>
              <w:tab w:val="left" w:pos="958"/>
              <w:tab w:val="right" w:pos="9394"/>
            </w:tabs>
            <w:spacing w:before="240" w:after="240" w:line="240" w:lineRule="auto"/>
            <w:ind w:left="238"/>
            <w:jc w:val="left"/>
            <w:rPr>
              <w:rFonts w:ascii="Calibri" w:eastAsia="Calibri" w:hAnsi="Calibri" w:cs="Calibri"/>
              <w:color w:val="000000"/>
              <w:sz w:val="22"/>
              <w:szCs w:val="22"/>
            </w:rPr>
          </w:pPr>
          <w:hyperlink w:anchor="_heading=h.z337ya">
            <w:r>
              <w:rPr>
                <w:color w:val="000000"/>
              </w:rPr>
              <w:t>1.3.</w:t>
            </w:r>
          </w:hyperlink>
          <w:hyperlink w:anchor="_heading=h.z337ya">
            <w:r>
              <w:rPr>
                <w:rFonts w:ascii="Calibri" w:eastAsia="Calibri" w:hAnsi="Calibri" w:cs="Calibri"/>
                <w:color w:val="000000"/>
                <w:sz w:val="22"/>
                <w:szCs w:val="22"/>
              </w:rPr>
              <w:tab/>
            </w:r>
          </w:hyperlink>
          <w:r>
            <w:fldChar w:fldCharType="begin"/>
          </w:r>
          <w:r>
            <w:instrText xml:space="preserve"> PAGEREF _heading=h.z337ya \h </w:instrText>
          </w:r>
          <w:r>
            <w:fldChar w:fldCharType="separate"/>
          </w:r>
          <w:r>
            <w:rPr>
              <w:color w:val="000000"/>
            </w:rPr>
            <w:t>Origen de los datos</w:t>
          </w:r>
          <w:r>
            <w:rPr>
              <w:color w:val="000000"/>
            </w:rPr>
            <w:tab/>
            <w:t>11</w:t>
          </w:r>
          <w:r>
            <w:fldChar w:fldCharType="end"/>
          </w:r>
        </w:p>
        <w:p w14:paraId="00000056" w14:textId="77777777" w:rsidR="007340E8" w:rsidRDefault="00AF2F16">
          <w:pPr>
            <w:pBdr>
              <w:top w:val="nil"/>
              <w:left w:val="nil"/>
              <w:bottom w:val="nil"/>
              <w:right w:val="nil"/>
              <w:between w:val="nil"/>
            </w:pBdr>
            <w:tabs>
              <w:tab w:val="left" w:pos="958"/>
              <w:tab w:val="right" w:pos="9394"/>
            </w:tabs>
            <w:spacing w:before="240" w:after="240" w:line="240" w:lineRule="auto"/>
            <w:ind w:left="238"/>
            <w:jc w:val="left"/>
            <w:rPr>
              <w:rFonts w:ascii="Calibri" w:eastAsia="Calibri" w:hAnsi="Calibri" w:cs="Calibri"/>
              <w:color w:val="000000"/>
              <w:sz w:val="22"/>
              <w:szCs w:val="22"/>
            </w:rPr>
          </w:pPr>
          <w:hyperlink w:anchor="_heading=h.3j2qqm3">
            <w:r>
              <w:rPr>
                <w:color w:val="000000"/>
              </w:rPr>
              <w:t>1.4.</w:t>
            </w:r>
          </w:hyperlink>
          <w:hyperlink w:anchor="_heading=h.3j2qqm3">
            <w:r>
              <w:rPr>
                <w:rFonts w:ascii="Calibri" w:eastAsia="Calibri" w:hAnsi="Calibri" w:cs="Calibri"/>
                <w:color w:val="000000"/>
                <w:sz w:val="22"/>
                <w:szCs w:val="22"/>
              </w:rPr>
              <w:tab/>
            </w:r>
          </w:hyperlink>
          <w:r>
            <w:fldChar w:fldCharType="begin"/>
          </w:r>
          <w:r>
            <w:instrText xml:space="preserve"> PAGEREF _heading=h.3j2qqm3 \h </w:instrText>
          </w:r>
          <w:r>
            <w:fldChar w:fldCharType="separate"/>
          </w:r>
          <w:r>
            <w:rPr>
              <w:color w:val="000000"/>
            </w:rPr>
            <w:t>Métricas de desempeño</w:t>
          </w:r>
          <w:r>
            <w:rPr>
              <w:color w:val="000000"/>
            </w:rPr>
            <w:tab/>
            <w:t>11</w:t>
          </w:r>
          <w:r>
            <w:fldChar w:fldCharType="end"/>
          </w:r>
        </w:p>
        <w:p w14:paraId="00000057" w14:textId="77777777" w:rsidR="007340E8" w:rsidRDefault="00AF2F16">
          <w:pPr>
            <w:pBdr>
              <w:top w:val="nil"/>
              <w:left w:val="nil"/>
              <w:bottom w:val="nil"/>
              <w:right w:val="nil"/>
              <w:between w:val="nil"/>
            </w:pBdr>
            <w:tabs>
              <w:tab w:val="right" w:pos="9394"/>
              <w:tab w:val="left" w:pos="442"/>
            </w:tabs>
            <w:spacing w:before="240" w:after="240" w:line="240" w:lineRule="auto"/>
            <w:jc w:val="left"/>
            <w:rPr>
              <w:rFonts w:ascii="Calibri" w:eastAsia="Calibri" w:hAnsi="Calibri" w:cs="Calibri"/>
              <w:color w:val="000000"/>
              <w:sz w:val="22"/>
              <w:szCs w:val="22"/>
            </w:rPr>
          </w:pPr>
          <w:hyperlink w:anchor="_heading=h.4i7ojhp">
            <w:r>
              <w:rPr>
                <w:color w:val="000000"/>
              </w:rPr>
              <w:t>2.</w:t>
            </w:r>
          </w:hyperlink>
          <w:hyperlink w:anchor="_heading=h.4i7ojhp">
            <w:r>
              <w:rPr>
                <w:rFonts w:ascii="Calibri" w:eastAsia="Calibri" w:hAnsi="Calibri" w:cs="Calibri"/>
                <w:color w:val="000000"/>
                <w:sz w:val="22"/>
                <w:szCs w:val="22"/>
              </w:rPr>
              <w:tab/>
            </w:r>
          </w:hyperlink>
          <w:r>
            <w:fldChar w:fldCharType="begin"/>
          </w:r>
          <w:r>
            <w:instrText xml:space="preserve"> PAGEREF _heading=h.4i7ojhp \h </w:instrText>
          </w:r>
          <w:r>
            <w:fldChar w:fldCharType="separate"/>
          </w:r>
          <w:r>
            <w:rPr>
              <w:color w:val="000000"/>
            </w:rPr>
            <w:t>Objetivos</w:t>
          </w:r>
          <w:r>
            <w:rPr>
              <w:color w:val="000000"/>
            </w:rPr>
            <w:tab/>
            <w:t>12</w:t>
          </w:r>
          <w:r>
            <w:fldChar w:fldCharType="end"/>
          </w:r>
        </w:p>
        <w:p w14:paraId="00000058" w14:textId="77777777" w:rsidR="007340E8" w:rsidRDefault="00AF2F16">
          <w:pPr>
            <w:pBdr>
              <w:top w:val="nil"/>
              <w:left w:val="nil"/>
              <w:bottom w:val="nil"/>
              <w:right w:val="nil"/>
              <w:between w:val="nil"/>
            </w:pBdr>
            <w:tabs>
              <w:tab w:val="left" w:pos="958"/>
              <w:tab w:val="right" w:pos="9394"/>
            </w:tabs>
            <w:spacing w:before="240" w:after="240" w:line="240" w:lineRule="auto"/>
            <w:ind w:left="238"/>
            <w:jc w:val="left"/>
            <w:rPr>
              <w:rFonts w:ascii="Calibri" w:eastAsia="Calibri" w:hAnsi="Calibri" w:cs="Calibri"/>
              <w:color w:val="000000"/>
              <w:sz w:val="22"/>
              <w:szCs w:val="22"/>
            </w:rPr>
          </w:pPr>
          <w:hyperlink w:anchor="_heading=h.2xcytpi">
            <w:r>
              <w:rPr>
                <w:color w:val="000000"/>
              </w:rPr>
              <w:t>2.1.</w:t>
            </w:r>
          </w:hyperlink>
          <w:hyperlink w:anchor="_heading=h.2xcytpi">
            <w:r>
              <w:rPr>
                <w:rFonts w:ascii="Calibri" w:eastAsia="Calibri" w:hAnsi="Calibri" w:cs="Calibri"/>
                <w:color w:val="000000"/>
                <w:sz w:val="22"/>
                <w:szCs w:val="22"/>
              </w:rPr>
              <w:tab/>
            </w:r>
          </w:hyperlink>
          <w:r>
            <w:fldChar w:fldCharType="begin"/>
          </w:r>
          <w:r>
            <w:instrText xml:space="preserve"> PAGEREF _heading=h.2xcytpi \h </w:instrText>
          </w:r>
          <w:r>
            <w:fldChar w:fldCharType="separate"/>
          </w:r>
          <w:r>
            <w:rPr>
              <w:color w:val="000000"/>
            </w:rPr>
            <w:t>Objetivo general</w:t>
          </w:r>
          <w:r>
            <w:rPr>
              <w:color w:val="000000"/>
            </w:rPr>
            <w:tab/>
            <w:t>12</w:t>
          </w:r>
          <w:r>
            <w:fldChar w:fldCharType="end"/>
          </w:r>
        </w:p>
        <w:p w14:paraId="00000059" w14:textId="77777777" w:rsidR="007340E8" w:rsidRDefault="00AF2F16">
          <w:pPr>
            <w:pBdr>
              <w:top w:val="nil"/>
              <w:left w:val="nil"/>
              <w:bottom w:val="nil"/>
              <w:right w:val="nil"/>
              <w:between w:val="nil"/>
            </w:pBdr>
            <w:tabs>
              <w:tab w:val="left" w:pos="958"/>
              <w:tab w:val="right" w:pos="9394"/>
            </w:tabs>
            <w:spacing w:before="240" w:after="240" w:line="240" w:lineRule="auto"/>
            <w:ind w:left="238"/>
            <w:jc w:val="left"/>
            <w:rPr>
              <w:rFonts w:ascii="Calibri" w:eastAsia="Calibri" w:hAnsi="Calibri" w:cs="Calibri"/>
              <w:color w:val="000000"/>
              <w:sz w:val="22"/>
              <w:szCs w:val="22"/>
            </w:rPr>
          </w:pPr>
          <w:hyperlink w:anchor="_heading=h.3whwml4">
            <w:r>
              <w:rPr>
                <w:color w:val="000000"/>
              </w:rPr>
              <w:t>2.2.</w:t>
            </w:r>
          </w:hyperlink>
          <w:hyperlink w:anchor="_heading=h.3whwml4">
            <w:r>
              <w:rPr>
                <w:rFonts w:ascii="Calibri" w:eastAsia="Calibri" w:hAnsi="Calibri" w:cs="Calibri"/>
                <w:color w:val="000000"/>
                <w:sz w:val="22"/>
                <w:szCs w:val="22"/>
              </w:rPr>
              <w:tab/>
            </w:r>
          </w:hyperlink>
          <w:r>
            <w:fldChar w:fldCharType="begin"/>
          </w:r>
          <w:r>
            <w:instrText xml:space="preserve"> PAGEREF _heading=h.3whwml4 \h </w:instrText>
          </w:r>
          <w:r>
            <w:fldChar w:fldCharType="separate"/>
          </w:r>
          <w:r>
            <w:rPr>
              <w:color w:val="000000"/>
            </w:rPr>
            <w:t>Objetivos específicos</w:t>
          </w:r>
          <w:r>
            <w:rPr>
              <w:color w:val="000000"/>
            </w:rPr>
            <w:tab/>
            <w:t>12</w:t>
          </w:r>
          <w:r>
            <w:fldChar w:fldCharType="end"/>
          </w:r>
        </w:p>
        <w:p w14:paraId="0000005A" w14:textId="77777777" w:rsidR="007340E8" w:rsidRDefault="00AF2F16">
          <w:pPr>
            <w:pBdr>
              <w:top w:val="nil"/>
              <w:left w:val="nil"/>
              <w:bottom w:val="nil"/>
              <w:right w:val="nil"/>
              <w:between w:val="nil"/>
            </w:pBdr>
            <w:tabs>
              <w:tab w:val="right" w:pos="9394"/>
              <w:tab w:val="left" w:pos="442"/>
            </w:tabs>
            <w:spacing w:before="240" w:after="240" w:line="240" w:lineRule="auto"/>
            <w:jc w:val="left"/>
            <w:rPr>
              <w:rFonts w:ascii="Calibri" w:eastAsia="Calibri" w:hAnsi="Calibri" w:cs="Calibri"/>
              <w:color w:val="000000"/>
              <w:sz w:val="22"/>
              <w:szCs w:val="22"/>
            </w:rPr>
          </w:pPr>
          <w:hyperlink w:anchor="_heading=h.2bn6wsx">
            <w:r>
              <w:rPr>
                <w:color w:val="000000"/>
              </w:rPr>
              <w:t>3.</w:t>
            </w:r>
          </w:hyperlink>
          <w:hyperlink w:anchor="_heading=h.2bn6wsx">
            <w:r>
              <w:rPr>
                <w:rFonts w:ascii="Calibri" w:eastAsia="Calibri" w:hAnsi="Calibri" w:cs="Calibri"/>
                <w:color w:val="000000"/>
                <w:sz w:val="22"/>
                <w:szCs w:val="22"/>
              </w:rPr>
              <w:tab/>
            </w:r>
          </w:hyperlink>
          <w:r>
            <w:fldChar w:fldCharType="begin"/>
          </w:r>
          <w:r>
            <w:instrText xml:space="preserve"> PAGEREF _heading=h.2bn6wsx \h </w:instrText>
          </w:r>
          <w:r>
            <w:fldChar w:fldCharType="separate"/>
          </w:r>
          <w:r>
            <w:rPr>
              <w:color w:val="000000"/>
            </w:rPr>
            <w:t>Datos</w:t>
          </w:r>
          <w:r>
            <w:rPr>
              <w:color w:val="000000"/>
            </w:rPr>
            <w:tab/>
            <w:t>13</w:t>
          </w:r>
          <w:r>
            <w:fldChar w:fldCharType="end"/>
          </w:r>
        </w:p>
        <w:p w14:paraId="0000005B" w14:textId="77777777" w:rsidR="007340E8" w:rsidRDefault="00AF2F16">
          <w:pPr>
            <w:pBdr>
              <w:top w:val="nil"/>
              <w:left w:val="nil"/>
              <w:bottom w:val="nil"/>
              <w:right w:val="nil"/>
              <w:between w:val="nil"/>
            </w:pBdr>
            <w:tabs>
              <w:tab w:val="left" w:pos="958"/>
              <w:tab w:val="right" w:pos="9394"/>
            </w:tabs>
            <w:spacing w:before="240" w:after="240" w:line="240" w:lineRule="auto"/>
            <w:ind w:left="238"/>
            <w:jc w:val="left"/>
            <w:rPr>
              <w:rFonts w:ascii="Calibri" w:eastAsia="Calibri" w:hAnsi="Calibri" w:cs="Calibri"/>
              <w:color w:val="000000"/>
              <w:sz w:val="22"/>
              <w:szCs w:val="22"/>
            </w:rPr>
          </w:pPr>
          <w:hyperlink w:anchor="_heading=h.qsh70q">
            <w:r>
              <w:rPr>
                <w:color w:val="000000"/>
              </w:rPr>
              <w:t>3.1.</w:t>
            </w:r>
          </w:hyperlink>
          <w:hyperlink w:anchor="_heading=h.qsh70q">
            <w:r>
              <w:rPr>
                <w:rFonts w:ascii="Calibri" w:eastAsia="Calibri" w:hAnsi="Calibri" w:cs="Calibri"/>
                <w:color w:val="000000"/>
                <w:sz w:val="22"/>
                <w:szCs w:val="22"/>
              </w:rPr>
              <w:tab/>
            </w:r>
          </w:hyperlink>
          <w:r>
            <w:fldChar w:fldCharType="begin"/>
          </w:r>
          <w:r>
            <w:instrText xml:space="preserve"> PAGEREF _heading=h.qsh70q \h </w:instrText>
          </w:r>
          <w:r>
            <w:fldChar w:fldCharType="separate"/>
          </w:r>
          <w:r>
            <w:rPr>
              <w:color w:val="000000"/>
            </w:rPr>
            <w:t>Datos originales</w:t>
          </w:r>
          <w:r>
            <w:rPr>
              <w:color w:val="000000"/>
            </w:rPr>
            <w:tab/>
            <w:t>13</w:t>
          </w:r>
          <w:r>
            <w:fldChar w:fldCharType="end"/>
          </w:r>
        </w:p>
        <w:p w14:paraId="0000005C" w14:textId="77777777" w:rsidR="007340E8" w:rsidRDefault="00AF2F16">
          <w:pPr>
            <w:pBdr>
              <w:top w:val="nil"/>
              <w:left w:val="nil"/>
              <w:bottom w:val="nil"/>
              <w:right w:val="nil"/>
              <w:between w:val="nil"/>
            </w:pBdr>
            <w:tabs>
              <w:tab w:val="left" w:pos="958"/>
              <w:tab w:val="right" w:pos="9394"/>
            </w:tabs>
            <w:spacing w:before="240" w:after="240" w:line="240" w:lineRule="auto"/>
            <w:ind w:left="238"/>
            <w:jc w:val="left"/>
            <w:rPr>
              <w:rFonts w:ascii="Calibri" w:eastAsia="Calibri" w:hAnsi="Calibri" w:cs="Calibri"/>
              <w:color w:val="000000"/>
              <w:sz w:val="22"/>
              <w:szCs w:val="22"/>
            </w:rPr>
          </w:pPr>
          <w:hyperlink w:anchor="_heading=h.3as4poj">
            <w:r>
              <w:rPr>
                <w:color w:val="000000"/>
              </w:rPr>
              <w:t>3.2.</w:t>
            </w:r>
          </w:hyperlink>
          <w:hyperlink w:anchor="_heading=h.3as4poj">
            <w:r>
              <w:rPr>
                <w:rFonts w:ascii="Calibri" w:eastAsia="Calibri" w:hAnsi="Calibri" w:cs="Calibri"/>
                <w:color w:val="000000"/>
                <w:sz w:val="22"/>
                <w:szCs w:val="22"/>
              </w:rPr>
              <w:tab/>
            </w:r>
          </w:hyperlink>
          <w:r>
            <w:fldChar w:fldCharType="begin"/>
          </w:r>
          <w:r>
            <w:instrText xml:space="preserve"> PAGEREF _heading=h.3as4poj \h </w:instrText>
          </w:r>
          <w:r>
            <w:fldChar w:fldCharType="separate"/>
          </w:r>
          <w:r>
            <w:t>Datasets</w:t>
          </w:r>
          <w:r>
            <w:rPr>
              <w:color w:val="000000"/>
            </w:rPr>
            <w:tab/>
            <w:t>13</w:t>
          </w:r>
          <w:r>
            <w:fldChar w:fldCharType="end"/>
          </w:r>
        </w:p>
        <w:p w14:paraId="0000005D" w14:textId="77777777" w:rsidR="007340E8" w:rsidRDefault="00AF2F16">
          <w:pPr>
            <w:pBdr>
              <w:top w:val="nil"/>
              <w:left w:val="nil"/>
              <w:bottom w:val="nil"/>
              <w:right w:val="nil"/>
              <w:between w:val="nil"/>
            </w:pBdr>
            <w:tabs>
              <w:tab w:val="left" w:pos="958"/>
              <w:tab w:val="right" w:pos="9394"/>
            </w:tabs>
            <w:spacing w:before="240" w:after="240" w:line="240" w:lineRule="auto"/>
            <w:ind w:left="238"/>
            <w:jc w:val="left"/>
            <w:rPr>
              <w:rFonts w:ascii="Calibri" w:eastAsia="Calibri" w:hAnsi="Calibri" w:cs="Calibri"/>
              <w:color w:val="000000"/>
              <w:sz w:val="22"/>
              <w:szCs w:val="22"/>
            </w:rPr>
          </w:pPr>
          <w:hyperlink w:anchor="_heading=h.1pxezwc">
            <w:r>
              <w:rPr>
                <w:color w:val="000000"/>
              </w:rPr>
              <w:t>3.3.</w:t>
            </w:r>
          </w:hyperlink>
          <w:hyperlink w:anchor="_heading=h.1pxezwc">
            <w:r>
              <w:rPr>
                <w:rFonts w:ascii="Calibri" w:eastAsia="Calibri" w:hAnsi="Calibri" w:cs="Calibri"/>
                <w:color w:val="000000"/>
                <w:sz w:val="22"/>
                <w:szCs w:val="22"/>
              </w:rPr>
              <w:tab/>
            </w:r>
          </w:hyperlink>
          <w:r>
            <w:fldChar w:fldCharType="begin"/>
          </w:r>
          <w:r>
            <w:instrText xml:space="preserve"> PAGEREF _heading=h.1pxezwc \h </w:instrText>
          </w:r>
          <w:r>
            <w:fldChar w:fldCharType="separate"/>
          </w:r>
          <w:r>
            <w:rPr>
              <w:color w:val="000000"/>
            </w:rPr>
            <w:t>Analítica descriptiva</w:t>
          </w:r>
          <w:r>
            <w:rPr>
              <w:color w:val="000000"/>
            </w:rPr>
            <w:tab/>
            <w:t>13</w:t>
          </w:r>
          <w:r>
            <w:fldChar w:fldCharType="end"/>
          </w:r>
        </w:p>
        <w:p w14:paraId="0000006E" w14:textId="77777777" w:rsidR="007340E8" w:rsidRDefault="00AF2F16">
          <w:pPr>
            <w:pBdr>
              <w:top w:val="nil"/>
              <w:left w:val="nil"/>
              <w:bottom w:val="nil"/>
              <w:right w:val="nil"/>
              <w:between w:val="nil"/>
            </w:pBdr>
            <w:tabs>
              <w:tab w:val="right" w:pos="9394"/>
            </w:tabs>
            <w:spacing w:before="240" w:after="240" w:line="240" w:lineRule="auto"/>
            <w:jc w:val="left"/>
            <w:rPr>
              <w:rFonts w:ascii="Calibri" w:eastAsia="Calibri" w:hAnsi="Calibri" w:cs="Calibri"/>
              <w:color w:val="000000"/>
              <w:sz w:val="22"/>
              <w:szCs w:val="22"/>
            </w:rPr>
          </w:pPr>
          <w:hyperlink w:anchor="_heading=h.1jlao46">
            <w:r>
              <w:rPr>
                <w:color w:val="000000"/>
              </w:rPr>
              <w:t>Referencias</w:t>
            </w:r>
            <w:r>
              <w:rPr>
                <w:color w:val="000000"/>
              </w:rPr>
              <w:tab/>
              <w:t>22</w:t>
            </w:r>
          </w:hyperlink>
        </w:p>
        <w:p w14:paraId="0000006F" w14:textId="77777777" w:rsidR="007340E8" w:rsidRDefault="00AF2F16">
          <w:pPr>
            <w:pBdr>
              <w:top w:val="nil"/>
              <w:left w:val="nil"/>
              <w:bottom w:val="nil"/>
              <w:right w:val="nil"/>
              <w:between w:val="nil"/>
            </w:pBdr>
            <w:tabs>
              <w:tab w:val="right" w:pos="9394"/>
            </w:tabs>
            <w:spacing w:before="240" w:after="240" w:line="240" w:lineRule="auto"/>
            <w:jc w:val="left"/>
            <w:rPr>
              <w:rFonts w:ascii="Calibri" w:eastAsia="Calibri" w:hAnsi="Calibri" w:cs="Calibri"/>
              <w:color w:val="000000"/>
              <w:sz w:val="22"/>
              <w:szCs w:val="22"/>
            </w:rPr>
          </w:pPr>
          <w:hyperlink w:anchor="_heading=h.43ky6rz">
            <w:r>
              <w:rPr>
                <w:color w:val="000000"/>
              </w:rPr>
              <w:t>Anexos</w:t>
            </w:r>
            <w:r>
              <w:rPr>
                <w:color w:val="000000"/>
              </w:rPr>
              <w:tab/>
              <w:t>23</w:t>
            </w:r>
          </w:hyperlink>
        </w:p>
        <w:p w14:paraId="00000070" w14:textId="77777777" w:rsidR="007340E8" w:rsidRDefault="00AF2F16">
          <w:pPr>
            <w:pBdr>
              <w:top w:val="nil"/>
              <w:left w:val="nil"/>
              <w:bottom w:val="nil"/>
              <w:right w:val="nil"/>
              <w:between w:val="nil"/>
            </w:pBdr>
            <w:tabs>
              <w:tab w:val="right" w:pos="9394"/>
            </w:tabs>
            <w:spacing w:before="240" w:after="240" w:line="240" w:lineRule="auto"/>
            <w:ind w:left="238"/>
            <w:jc w:val="left"/>
            <w:rPr>
              <w:rFonts w:ascii="Calibri" w:eastAsia="Calibri" w:hAnsi="Calibri" w:cs="Calibri"/>
              <w:color w:val="000000"/>
              <w:sz w:val="22"/>
              <w:szCs w:val="22"/>
            </w:rPr>
          </w:pPr>
          <w:hyperlink w:anchor="_heading=h.xvir7l">
            <w:r>
              <w:rPr>
                <w:color w:val="000000"/>
              </w:rPr>
              <w:t>Anexo 1. Autoarchivo en Repositorio y documentos de interés</w:t>
            </w:r>
            <w:r>
              <w:rPr>
                <w:color w:val="000000"/>
              </w:rPr>
              <w:tab/>
              <w:t>24</w:t>
            </w:r>
          </w:hyperlink>
        </w:p>
        <w:p w14:paraId="00000071" w14:textId="77777777" w:rsidR="007340E8" w:rsidRDefault="00AF2F16">
          <w:pPr>
            <w:pBdr>
              <w:top w:val="nil"/>
              <w:left w:val="nil"/>
              <w:bottom w:val="nil"/>
              <w:right w:val="nil"/>
              <w:between w:val="nil"/>
            </w:pBdr>
            <w:tabs>
              <w:tab w:val="right" w:pos="9394"/>
            </w:tabs>
            <w:spacing w:before="240" w:after="240" w:line="240" w:lineRule="auto"/>
            <w:ind w:left="238"/>
            <w:jc w:val="left"/>
            <w:rPr>
              <w:rFonts w:ascii="Calibri" w:eastAsia="Calibri" w:hAnsi="Calibri" w:cs="Calibri"/>
              <w:color w:val="000000"/>
              <w:sz w:val="22"/>
              <w:szCs w:val="22"/>
            </w:rPr>
          </w:pPr>
          <w:hyperlink w:anchor="_heading=h.1baon6m">
            <w:r>
              <w:rPr>
                <w:color w:val="000000"/>
              </w:rPr>
              <w:t xml:space="preserve">Anexo 2. Gestor de citas y referencias de Microsoft Word </w:t>
            </w:r>
          </w:hyperlink>
          <w:hyperlink w:anchor="_heading=h.1baon6m">
            <w:r>
              <w:rPr>
                <w:noProof/>
                <w:color w:val="000000"/>
              </w:rPr>
              <w:drawing>
                <wp:inline distT="0" distB="0" distL="0" distR="0" wp14:anchorId="7DA0C091" wp14:editId="1B088239">
                  <wp:extent cx="246450" cy="229153"/>
                  <wp:effectExtent l="0" t="0" r="0" b="0"/>
                  <wp:docPr id="397041626" name="image11.png" descr="Microsoft Word - Wikipedia"/>
                  <wp:cNvGraphicFramePr/>
                  <a:graphic xmlns:a="http://schemas.openxmlformats.org/drawingml/2006/main">
                    <a:graphicData uri="http://schemas.openxmlformats.org/drawingml/2006/picture">
                      <pic:pic xmlns:pic="http://schemas.openxmlformats.org/drawingml/2006/picture">
                        <pic:nvPicPr>
                          <pic:cNvPr id="0" name="image11.png" descr="Microsoft Word - Wikipedia"/>
                          <pic:cNvPicPr preferRelativeResize="0"/>
                        </pic:nvPicPr>
                        <pic:blipFill>
                          <a:blip r:embed="rId16"/>
                          <a:srcRect/>
                          <a:stretch>
                            <a:fillRect/>
                          </a:stretch>
                        </pic:blipFill>
                        <pic:spPr>
                          <a:xfrm>
                            <a:off x="0" y="0"/>
                            <a:ext cx="246450" cy="229153"/>
                          </a:xfrm>
                          <a:prstGeom prst="rect">
                            <a:avLst/>
                          </a:prstGeom>
                          <a:ln/>
                        </pic:spPr>
                      </pic:pic>
                    </a:graphicData>
                  </a:graphic>
                </wp:inline>
              </w:drawing>
            </w:r>
          </w:hyperlink>
          <w:hyperlink w:anchor="_heading=h.1baon6m">
            <w:r>
              <w:rPr>
                <w:color w:val="000000"/>
              </w:rPr>
              <w:tab/>
              <w:t>25</w:t>
            </w:r>
          </w:hyperlink>
        </w:p>
        <w:p w14:paraId="00000072" w14:textId="77777777" w:rsidR="007340E8" w:rsidRDefault="00AF2F16">
          <w:pPr>
            <w:pBdr>
              <w:top w:val="nil"/>
              <w:left w:val="nil"/>
              <w:bottom w:val="nil"/>
              <w:right w:val="nil"/>
              <w:between w:val="nil"/>
            </w:pBdr>
            <w:tabs>
              <w:tab w:val="right" w:pos="9394"/>
            </w:tabs>
            <w:spacing w:before="240" w:after="240" w:line="240" w:lineRule="auto"/>
            <w:ind w:left="238"/>
            <w:jc w:val="left"/>
            <w:rPr>
              <w:rFonts w:ascii="Calibri" w:eastAsia="Calibri" w:hAnsi="Calibri" w:cs="Calibri"/>
              <w:color w:val="000000"/>
              <w:sz w:val="22"/>
              <w:szCs w:val="22"/>
            </w:rPr>
          </w:pPr>
          <w:hyperlink w:anchor="_heading=h.3vac5uf">
            <w:r>
              <w:rPr>
                <w:color w:val="000000"/>
              </w:rPr>
              <w:t>Anexo 3. Citas y referencias de material legal (leyes, decretos, sentencias, etc.)</w:t>
            </w:r>
            <w:r>
              <w:rPr>
                <w:color w:val="000000"/>
              </w:rPr>
              <w:tab/>
              <w:t>27</w:t>
            </w:r>
          </w:hyperlink>
        </w:p>
        <w:p w14:paraId="00000073" w14:textId="77777777" w:rsidR="007340E8" w:rsidRDefault="00AF2F16">
          <w:pPr>
            <w:pBdr>
              <w:top w:val="nil"/>
              <w:left w:val="nil"/>
              <w:bottom w:val="nil"/>
              <w:right w:val="nil"/>
              <w:between w:val="nil"/>
            </w:pBdr>
            <w:tabs>
              <w:tab w:val="right" w:pos="9394"/>
            </w:tabs>
            <w:spacing w:before="240" w:after="240" w:line="240" w:lineRule="auto"/>
            <w:ind w:left="238"/>
            <w:jc w:val="left"/>
            <w:rPr>
              <w:rFonts w:ascii="Calibri" w:eastAsia="Calibri" w:hAnsi="Calibri" w:cs="Calibri"/>
              <w:color w:val="000000"/>
              <w:sz w:val="22"/>
              <w:szCs w:val="22"/>
            </w:rPr>
          </w:pPr>
          <w:hyperlink w:anchor="_heading=h.2afmg28">
            <w:r>
              <w:rPr>
                <w:color w:val="000000"/>
              </w:rPr>
              <w:t>Anexo 4. Ortografía y gramática</w:t>
            </w:r>
            <w:r>
              <w:rPr>
                <w:color w:val="000000"/>
              </w:rPr>
              <w:tab/>
              <w:t>30</w:t>
            </w:r>
          </w:hyperlink>
        </w:p>
        <w:p w14:paraId="00000074" w14:textId="77777777" w:rsidR="007340E8" w:rsidRDefault="00AF2F16">
          <w:pPr>
            <w:pBdr>
              <w:top w:val="nil"/>
              <w:left w:val="nil"/>
              <w:bottom w:val="nil"/>
              <w:right w:val="nil"/>
              <w:between w:val="nil"/>
            </w:pBdr>
            <w:tabs>
              <w:tab w:val="right" w:pos="9394"/>
            </w:tabs>
            <w:spacing w:before="240" w:after="240" w:line="240" w:lineRule="auto"/>
            <w:ind w:left="238"/>
            <w:jc w:val="left"/>
            <w:rPr>
              <w:rFonts w:ascii="Calibri" w:eastAsia="Calibri" w:hAnsi="Calibri" w:cs="Calibri"/>
              <w:color w:val="000000"/>
              <w:sz w:val="22"/>
              <w:szCs w:val="22"/>
            </w:rPr>
          </w:pPr>
          <w:hyperlink w:anchor="_heading=h.pkwqa1">
            <w:r>
              <w:rPr>
                <w:color w:val="000000"/>
              </w:rPr>
              <w:t>Anexo 5. Buscar, reemplazar y eliminar espacios (o palabras)</w:t>
            </w:r>
            <w:r>
              <w:rPr>
                <w:color w:val="000000"/>
              </w:rPr>
              <w:tab/>
              <w:t>32</w:t>
            </w:r>
          </w:hyperlink>
        </w:p>
        <w:p w14:paraId="00000075" w14:textId="77777777" w:rsidR="007340E8" w:rsidRDefault="00AF2F16">
          <w:pPr>
            <w:pBdr>
              <w:top w:val="nil"/>
              <w:left w:val="nil"/>
              <w:bottom w:val="nil"/>
              <w:right w:val="nil"/>
              <w:between w:val="nil"/>
            </w:pBdr>
            <w:tabs>
              <w:tab w:val="right" w:pos="9394"/>
            </w:tabs>
            <w:spacing w:before="240" w:after="240" w:line="240" w:lineRule="auto"/>
            <w:ind w:left="238"/>
            <w:jc w:val="left"/>
            <w:rPr>
              <w:rFonts w:ascii="Calibri" w:eastAsia="Calibri" w:hAnsi="Calibri" w:cs="Calibri"/>
              <w:color w:val="000000"/>
              <w:sz w:val="22"/>
              <w:szCs w:val="22"/>
            </w:rPr>
          </w:pPr>
          <w:hyperlink w:anchor="_heading=h.39kk8xu">
            <w:r>
              <w:rPr>
                <w:color w:val="000000"/>
              </w:rPr>
              <w:t>Anexo 6. Atajos de teclado útiles en Microsoft Word</w:t>
            </w:r>
            <w:r>
              <w:rPr>
                <w:color w:val="000000"/>
              </w:rPr>
              <w:tab/>
              <w:t>33</w:t>
            </w:r>
          </w:hyperlink>
        </w:p>
        <w:p w14:paraId="00000076" w14:textId="77777777" w:rsidR="007340E8" w:rsidRDefault="00AF2F16">
          <w:pPr>
            <w:pBdr>
              <w:top w:val="nil"/>
              <w:left w:val="nil"/>
              <w:bottom w:val="nil"/>
              <w:right w:val="nil"/>
              <w:between w:val="nil"/>
            </w:pBdr>
            <w:tabs>
              <w:tab w:val="right" w:pos="9394"/>
            </w:tabs>
            <w:spacing w:before="240" w:after="240" w:line="240" w:lineRule="auto"/>
            <w:ind w:left="238"/>
            <w:jc w:val="left"/>
            <w:rPr>
              <w:rFonts w:ascii="Calibri" w:eastAsia="Calibri" w:hAnsi="Calibri" w:cs="Calibri"/>
              <w:color w:val="000000"/>
              <w:sz w:val="22"/>
              <w:szCs w:val="22"/>
            </w:rPr>
          </w:pPr>
          <w:hyperlink w:anchor="_heading=h.1opuj5n">
            <w:r>
              <w:rPr>
                <w:color w:val="000000"/>
              </w:rPr>
              <w:t>Anexo 7. Sinónimos y antónimos</w:t>
            </w:r>
            <w:r>
              <w:rPr>
                <w:color w:val="000000"/>
              </w:rPr>
              <w:tab/>
              <w:t>34</w:t>
            </w:r>
          </w:hyperlink>
        </w:p>
        <w:p w14:paraId="00000077" w14:textId="77777777" w:rsidR="007340E8" w:rsidRDefault="00AF2F16">
          <w:pPr>
            <w:pBdr>
              <w:top w:val="nil"/>
              <w:left w:val="nil"/>
              <w:bottom w:val="nil"/>
              <w:right w:val="nil"/>
              <w:between w:val="nil"/>
            </w:pBdr>
            <w:tabs>
              <w:tab w:val="right" w:pos="9394"/>
            </w:tabs>
            <w:spacing w:before="240" w:after="240" w:line="240" w:lineRule="auto"/>
            <w:ind w:left="238"/>
            <w:jc w:val="left"/>
            <w:rPr>
              <w:rFonts w:ascii="Calibri" w:eastAsia="Calibri" w:hAnsi="Calibri" w:cs="Calibri"/>
              <w:color w:val="000000"/>
              <w:sz w:val="22"/>
              <w:szCs w:val="22"/>
            </w:rPr>
          </w:pPr>
          <w:hyperlink w:anchor="_heading=h.48pi1tg">
            <w:r>
              <w:rPr>
                <w:color w:val="000000"/>
              </w:rPr>
              <w:t>Anexo 8. Copiar y pegar sin formato</w:t>
            </w:r>
            <w:r>
              <w:rPr>
                <w:color w:val="000000"/>
              </w:rPr>
              <w:tab/>
              <w:t>35</w:t>
            </w:r>
          </w:hyperlink>
        </w:p>
        <w:p w14:paraId="00000078" w14:textId="77777777" w:rsidR="007340E8" w:rsidRDefault="00AF2F16">
          <w:pPr>
            <w:pBdr>
              <w:top w:val="nil"/>
              <w:left w:val="nil"/>
              <w:bottom w:val="nil"/>
              <w:right w:val="nil"/>
              <w:between w:val="nil"/>
            </w:pBdr>
            <w:tabs>
              <w:tab w:val="right" w:pos="9394"/>
            </w:tabs>
            <w:spacing w:before="240" w:after="240" w:line="240" w:lineRule="auto"/>
            <w:ind w:left="238"/>
            <w:jc w:val="left"/>
            <w:rPr>
              <w:rFonts w:ascii="Calibri" w:eastAsia="Calibri" w:hAnsi="Calibri" w:cs="Calibri"/>
              <w:color w:val="000000"/>
              <w:sz w:val="22"/>
              <w:szCs w:val="22"/>
            </w:rPr>
          </w:pPr>
          <w:hyperlink w:anchor="_heading=h.2nusc19">
            <w:r>
              <w:rPr>
                <w:color w:val="000000"/>
              </w:rPr>
              <w:t>Anexo 9. Comparar dos documentos</w:t>
            </w:r>
            <w:r>
              <w:rPr>
                <w:color w:val="000000"/>
              </w:rPr>
              <w:tab/>
              <w:t>36</w:t>
            </w:r>
          </w:hyperlink>
        </w:p>
        <w:p w14:paraId="00000079" w14:textId="77777777" w:rsidR="007340E8" w:rsidRDefault="00AF2F16">
          <w:pPr>
            <w:pBdr>
              <w:top w:val="nil"/>
              <w:left w:val="nil"/>
              <w:bottom w:val="nil"/>
              <w:right w:val="nil"/>
              <w:between w:val="nil"/>
            </w:pBdr>
            <w:tabs>
              <w:tab w:val="right" w:pos="9394"/>
            </w:tabs>
            <w:spacing w:before="240" w:after="240" w:line="240" w:lineRule="auto"/>
            <w:ind w:left="238"/>
            <w:jc w:val="left"/>
            <w:rPr>
              <w:rFonts w:ascii="Calibri" w:eastAsia="Calibri" w:hAnsi="Calibri" w:cs="Calibri"/>
              <w:color w:val="000000"/>
              <w:sz w:val="22"/>
              <w:szCs w:val="22"/>
            </w:rPr>
          </w:pPr>
          <w:hyperlink w:anchor="_heading=h.1302m92">
            <w:r>
              <w:rPr>
                <w:color w:val="000000"/>
              </w:rPr>
              <w:t>Anexo 10. Control de cambios</w:t>
            </w:r>
            <w:r>
              <w:rPr>
                <w:color w:val="000000"/>
              </w:rPr>
              <w:tab/>
              <w:t>37</w:t>
            </w:r>
          </w:hyperlink>
        </w:p>
        <w:p w14:paraId="0000007A" w14:textId="77777777" w:rsidR="007340E8" w:rsidRDefault="00AF2F16">
          <w:pPr>
            <w:pBdr>
              <w:top w:val="nil"/>
              <w:left w:val="nil"/>
              <w:bottom w:val="nil"/>
              <w:right w:val="nil"/>
              <w:between w:val="nil"/>
            </w:pBdr>
            <w:tabs>
              <w:tab w:val="right" w:pos="9394"/>
            </w:tabs>
            <w:spacing w:before="240" w:after="240" w:line="240" w:lineRule="auto"/>
            <w:ind w:left="238"/>
            <w:jc w:val="left"/>
            <w:rPr>
              <w:rFonts w:ascii="Calibri" w:eastAsia="Calibri" w:hAnsi="Calibri" w:cs="Calibri"/>
              <w:color w:val="000000"/>
              <w:sz w:val="22"/>
              <w:szCs w:val="22"/>
            </w:rPr>
          </w:pPr>
          <w:hyperlink w:anchor="_heading=h.3mzq4wv">
            <w:r>
              <w:rPr>
                <w:color w:val="000000"/>
              </w:rPr>
              <w:t>Anexo 11. Insertar salto de página</w:t>
            </w:r>
            <w:r>
              <w:rPr>
                <w:color w:val="000000"/>
              </w:rPr>
              <w:tab/>
              <w:t>39</w:t>
            </w:r>
          </w:hyperlink>
        </w:p>
        <w:p w14:paraId="0000007B" w14:textId="77777777" w:rsidR="007340E8" w:rsidRDefault="00AF2F16">
          <w:pPr>
            <w:pBdr>
              <w:top w:val="nil"/>
              <w:left w:val="nil"/>
              <w:bottom w:val="nil"/>
              <w:right w:val="nil"/>
              <w:between w:val="nil"/>
            </w:pBdr>
            <w:tabs>
              <w:tab w:val="right" w:pos="9394"/>
            </w:tabs>
            <w:spacing w:before="240" w:after="240" w:line="240" w:lineRule="auto"/>
            <w:ind w:left="238"/>
            <w:jc w:val="left"/>
            <w:rPr>
              <w:rFonts w:ascii="Calibri" w:eastAsia="Calibri" w:hAnsi="Calibri" w:cs="Calibri"/>
              <w:color w:val="000000"/>
              <w:sz w:val="22"/>
              <w:szCs w:val="22"/>
            </w:rPr>
          </w:pPr>
          <w:hyperlink w:anchor="_heading=h.2250f4o">
            <w:r>
              <w:rPr>
                <w:color w:val="000000"/>
              </w:rPr>
              <w:t>Anexo 12. Recortar y abreviar direcciones web largas</w:t>
            </w:r>
            <w:r>
              <w:rPr>
                <w:color w:val="000000"/>
              </w:rPr>
              <w:tab/>
              <w:t>40</w:t>
            </w:r>
          </w:hyperlink>
        </w:p>
        <w:p w14:paraId="0000007C" w14:textId="77777777" w:rsidR="007340E8" w:rsidRDefault="00AF2F16">
          <w:r>
            <w:fldChar w:fldCharType="end"/>
          </w:r>
        </w:p>
      </w:sdtContent>
    </w:sdt>
    <w:p w14:paraId="0000007D" w14:textId="77777777" w:rsidR="007340E8" w:rsidRDefault="00AF2F16">
      <w:pPr>
        <w:jc w:val="center"/>
        <w:rPr>
          <w:b/>
        </w:rPr>
      </w:pPr>
      <w:r>
        <w:t xml:space="preserve"> </w:t>
      </w:r>
      <w:r>
        <w:br w:type="page"/>
      </w:r>
    </w:p>
    <w:p w14:paraId="0000007E" w14:textId="77777777" w:rsidR="007340E8" w:rsidRDefault="00AF2F16">
      <w:pPr>
        <w:jc w:val="center"/>
        <w:rPr>
          <w:b/>
        </w:rPr>
      </w:pPr>
      <w:r>
        <w:rPr>
          <w:b/>
        </w:rPr>
        <w:lastRenderedPageBreak/>
        <w:t>Lista de tablas</w:t>
      </w:r>
    </w:p>
    <w:p w14:paraId="0000007F" w14:textId="77777777" w:rsidR="007340E8" w:rsidRDefault="007340E8"/>
    <w:sdt>
      <w:sdtPr>
        <w:id w:val="1602301350"/>
        <w:docPartObj>
          <w:docPartGallery w:val="Table of Contents"/>
          <w:docPartUnique/>
        </w:docPartObj>
      </w:sdtPr>
      <w:sdtEndPr/>
      <w:sdtContent>
        <w:p w14:paraId="00000080" w14:textId="77777777" w:rsidR="007340E8" w:rsidRDefault="00AF2F16">
          <w:pPr>
            <w:pBdr>
              <w:top w:val="nil"/>
              <w:left w:val="nil"/>
              <w:bottom w:val="nil"/>
              <w:right w:val="nil"/>
              <w:between w:val="nil"/>
            </w:pBdr>
            <w:tabs>
              <w:tab w:val="right" w:pos="9394"/>
            </w:tabs>
            <w:spacing w:before="240" w:after="240" w:line="240" w:lineRule="auto"/>
            <w:jc w:val="left"/>
            <w:rPr>
              <w:rFonts w:ascii="Calibri" w:eastAsia="Calibri" w:hAnsi="Calibri" w:cs="Calibri"/>
              <w:color w:val="000000"/>
              <w:sz w:val="22"/>
              <w:szCs w:val="22"/>
            </w:rPr>
          </w:pPr>
          <w:r>
            <w:fldChar w:fldCharType="begin"/>
          </w:r>
          <w:r>
            <w:instrText xml:space="preserve"> TOC \h \u \z \t "Heading 1,1,Heading 2,2,Heading 3,3,Heading 4,4,Heading 5,5,Heading 6,6,"</w:instrText>
          </w:r>
          <w:r>
            <w:fldChar w:fldCharType="separate"/>
          </w:r>
          <w:hyperlink w:anchor="_heading=h.2u6wntf">
            <w:r>
              <w:rPr>
                <w:b/>
                <w:color w:val="000000"/>
              </w:rPr>
              <w:t xml:space="preserve">Tabla 1 </w:t>
            </w:r>
          </w:hyperlink>
          <w:hyperlink w:anchor="_heading=h.2u6wntf">
            <w:r>
              <w:rPr>
                <w:color w:val="000000"/>
              </w:rPr>
              <w:t xml:space="preserve"> Resultados del test PBQ-SF (Personality Belief Questionnaire Short Form)</w:t>
            </w:r>
            <w:r>
              <w:rPr>
                <w:color w:val="000000"/>
              </w:rPr>
              <w:tab/>
              <w:t>19</w:t>
            </w:r>
          </w:hyperlink>
        </w:p>
        <w:p w14:paraId="00000081" w14:textId="77777777" w:rsidR="007340E8" w:rsidRDefault="00AF2F16">
          <w:pPr>
            <w:pBdr>
              <w:top w:val="nil"/>
              <w:left w:val="nil"/>
              <w:bottom w:val="nil"/>
              <w:right w:val="nil"/>
              <w:between w:val="nil"/>
            </w:pBdr>
            <w:tabs>
              <w:tab w:val="right" w:pos="9394"/>
            </w:tabs>
            <w:spacing w:before="240" w:after="240" w:line="240" w:lineRule="auto"/>
            <w:jc w:val="left"/>
            <w:rPr>
              <w:rFonts w:ascii="Calibri" w:eastAsia="Calibri" w:hAnsi="Calibri" w:cs="Calibri"/>
              <w:color w:val="000000"/>
              <w:sz w:val="22"/>
              <w:szCs w:val="22"/>
            </w:rPr>
          </w:pPr>
          <w:hyperlink w:anchor="_heading=h.19c6y18">
            <w:r>
              <w:rPr>
                <w:b/>
                <w:color w:val="000000"/>
              </w:rPr>
              <w:t>Tabla 2</w:t>
            </w:r>
          </w:hyperlink>
          <w:hyperlink w:anchor="_heading=h.19c6y18">
            <w:r>
              <w:rPr>
                <w:color w:val="000000"/>
              </w:rPr>
              <w:t xml:space="preserve"> Características demográficas y tipo de tratamiento de hemodiálisis y diálisis peritoneal con la adherencia (SMAQ) </w:t>
            </w:r>
            <w:r>
              <w:rPr>
                <w:color w:val="000000"/>
              </w:rPr>
              <w:tab/>
              <w:t>20</w:t>
            </w:r>
          </w:hyperlink>
        </w:p>
        <w:p w14:paraId="00000082" w14:textId="77777777" w:rsidR="007340E8" w:rsidRDefault="00AF2F16">
          <w:pPr>
            <w:pBdr>
              <w:top w:val="nil"/>
              <w:left w:val="nil"/>
              <w:bottom w:val="nil"/>
              <w:right w:val="nil"/>
              <w:between w:val="nil"/>
            </w:pBdr>
            <w:tabs>
              <w:tab w:val="right" w:pos="9394"/>
            </w:tabs>
            <w:spacing w:before="240" w:after="240" w:line="240" w:lineRule="auto"/>
            <w:jc w:val="left"/>
            <w:rPr>
              <w:rFonts w:ascii="Calibri" w:eastAsia="Calibri" w:hAnsi="Calibri" w:cs="Calibri"/>
              <w:color w:val="000000"/>
              <w:sz w:val="22"/>
              <w:szCs w:val="22"/>
            </w:rPr>
          </w:pPr>
          <w:hyperlink w:anchor="_heading=h.3tbugp1">
            <w:r>
              <w:rPr>
                <w:b/>
                <w:color w:val="000000"/>
              </w:rPr>
              <w:t>Tabla 3</w:t>
            </w:r>
          </w:hyperlink>
          <w:hyperlink w:anchor="_heading=h.3tbugp1">
            <w:r>
              <w:rPr>
                <w:color w:val="000000"/>
              </w:rPr>
              <w:t xml:space="preserve"> Categorías de la investigación</w:t>
            </w:r>
            <w:r>
              <w:rPr>
                <w:color w:val="000000"/>
              </w:rPr>
              <w:tab/>
              <w:t>21</w:t>
            </w:r>
          </w:hyperlink>
        </w:p>
        <w:p w14:paraId="00000083" w14:textId="77777777" w:rsidR="007340E8" w:rsidRDefault="00AF2F16">
          <w:pPr>
            <w:jc w:val="center"/>
          </w:pPr>
          <w:r>
            <w:fldChar w:fldCharType="end"/>
          </w:r>
        </w:p>
      </w:sdtContent>
    </w:sdt>
    <w:p w14:paraId="00000084" w14:textId="77777777" w:rsidR="007340E8" w:rsidRDefault="00AF2F16">
      <w:pPr>
        <w:spacing w:after="160" w:line="259" w:lineRule="auto"/>
        <w:jc w:val="left"/>
      </w:pPr>
      <w:r>
        <w:br w:type="page"/>
      </w:r>
    </w:p>
    <w:p w14:paraId="00000085" w14:textId="77777777" w:rsidR="007340E8" w:rsidRDefault="00AF2F16">
      <w:pPr>
        <w:jc w:val="center"/>
        <w:rPr>
          <w:b/>
        </w:rPr>
      </w:pPr>
      <w:r>
        <w:rPr>
          <w:b/>
        </w:rPr>
        <w:lastRenderedPageBreak/>
        <w:t>Lista de figuras</w:t>
      </w:r>
    </w:p>
    <w:p w14:paraId="00000086" w14:textId="77777777" w:rsidR="007340E8" w:rsidRDefault="007340E8"/>
    <w:sdt>
      <w:sdtPr>
        <w:id w:val="2100207106"/>
        <w:docPartObj>
          <w:docPartGallery w:val="Table of Contents"/>
          <w:docPartUnique/>
        </w:docPartObj>
      </w:sdtPr>
      <w:sdtEndPr/>
      <w:sdtContent>
        <w:p w14:paraId="00000087" w14:textId="77777777" w:rsidR="007340E8" w:rsidRDefault="00AF2F16">
          <w:pPr>
            <w:pBdr>
              <w:top w:val="nil"/>
              <w:left w:val="nil"/>
              <w:bottom w:val="nil"/>
              <w:right w:val="nil"/>
              <w:between w:val="nil"/>
            </w:pBdr>
            <w:tabs>
              <w:tab w:val="right" w:pos="9394"/>
            </w:tabs>
            <w:spacing w:before="240" w:after="240" w:line="240" w:lineRule="auto"/>
            <w:jc w:val="left"/>
            <w:rPr>
              <w:rFonts w:ascii="Calibri" w:eastAsia="Calibri" w:hAnsi="Calibri" w:cs="Calibri"/>
              <w:color w:val="000000"/>
              <w:sz w:val="22"/>
              <w:szCs w:val="22"/>
            </w:rPr>
          </w:pPr>
          <w:r>
            <w:fldChar w:fldCharType="begin"/>
          </w:r>
          <w:r>
            <w:instrText xml:space="preserve"> TOC \h \u \z \t "Heading 1,1,Heading 2,2,Heading 3,3,Heading 4,4,Heading 5,5,Heading 6,6,"</w:instrText>
          </w:r>
          <w:r>
            <w:fldChar w:fldCharType="separate"/>
          </w:r>
          <w:hyperlink w:anchor="_heading=h.2r0uhxc">
            <w:r>
              <w:rPr>
                <w:b/>
                <w:color w:val="000000"/>
              </w:rPr>
              <w:t>Figura 1</w:t>
            </w:r>
          </w:hyperlink>
          <w:hyperlink w:anchor="_heading=h.2r0uhxc">
            <w:r>
              <w:rPr>
                <w:color w:val="000000"/>
              </w:rPr>
              <w:t xml:space="preserve"> Portada Normas APA séptima edición 2020 en inglés</w:t>
            </w:r>
            <w:r>
              <w:rPr>
                <w:color w:val="000000"/>
              </w:rPr>
              <w:tab/>
              <w:t>22</w:t>
            </w:r>
          </w:hyperlink>
        </w:p>
        <w:p w14:paraId="00000088" w14:textId="77777777" w:rsidR="007340E8" w:rsidRDefault="00AF2F16">
          <w:pPr>
            <w:pBdr>
              <w:top w:val="nil"/>
              <w:left w:val="nil"/>
              <w:bottom w:val="nil"/>
              <w:right w:val="nil"/>
              <w:between w:val="nil"/>
            </w:pBdr>
            <w:tabs>
              <w:tab w:val="right" w:pos="9394"/>
            </w:tabs>
            <w:spacing w:before="240" w:after="240" w:line="240" w:lineRule="auto"/>
            <w:jc w:val="left"/>
            <w:rPr>
              <w:rFonts w:ascii="Calibri" w:eastAsia="Calibri" w:hAnsi="Calibri" w:cs="Calibri"/>
              <w:color w:val="000000"/>
              <w:sz w:val="22"/>
              <w:szCs w:val="22"/>
            </w:rPr>
          </w:pPr>
          <w:hyperlink w:anchor="_heading=h.1664s55">
            <w:r>
              <w:rPr>
                <w:b/>
                <w:color w:val="000000"/>
              </w:rPr>
              <w:t>Figura 2</w:t>
            </w:r>
          </w:hyperlink>
          <w:hyperlink w:anchor="_heading=h.1664s55">
            <w:r>
              <w:rPr>
                <w:color w:val="000000"/>
              </w:rPr>
              <w:t xml:space="preserve"> Logo Universidad de Antioquia</w:t>
            </w:r>
            <w:r>
              <w:rPr>
                <w:color w:val="000000"/>
              </w:rPr>
              <w:tab/>
              <w:t>22</w:t>
            </w:r>
          </w:hyperlink>
        </w:p>
        <w:p w14:paraId="00000089" w14:textId="77777777" w:rsidR="007340E8" w:rsidRDefault="00AF2F16">
          <w:r>
            <w:fldChar w:fldCharType="end"/>
          </w:r>
        </w:p>
      </w:sdtContent>
    </w:sdt>
    <w:p w14:paraId="0000008A" w14:textId="77777777" w:rsidR="007340E8" w:rsidRDefault="007340E8">
      <w:pPr>
        <w:pBdr>
          <w:top w:val="nil"/>
          <w:left w:val="nil"/>
          <w:bottom w:val="nil"/>
          <w:right w:val="nil"/>
          <w:between w:val="nil"/>
        </w:pBdr>
        <w:ind w:firstLine="680"/>
        <w:rPr>
          <w:color w:val="000000"/>
        </w:rPr>
      </w:pPr>
    </w:p>
    <w:p w14:paraId="0000008B" w14:textId="77777777" w:rsidR="007340E8" w:rsidRDefault="007340E8"/>
    <w:p w14:paraId="0000008C" w14:textId="77777777" w:rsidR="007340E8" w:rsidRDefault="007340E8"/>
    <w:p w14:paraId="0000008D" w14:textId="77777777" w:rsidR="007340E8" w:rsidRDefault="00AF2F16">
      <w:pPr>
        <w:spacing w:after="160" w:line="259" w:lineRule="auto"/>
        <w:jc w:val="left"/>
      </w:pPr>
      <w:r>
        <w:br w:type="page"/>
      </w:r>
    </w:p>
    <w:p w14:paraId="0000008E" w14:textId="77777777" w:rsidR="007340E8" w:rsidRDefault="00AF2F16">
      <w:pPr>
        <w:jc w:val="center"/>
        <w:rPr>
          <w:b/>
        </w:rPr>
      </w:pPr>
      <w:bookmarkStart w:id="15" w:name="_heading=h.2s8eyo1" w:colFirst="0" w:colLast="0"/>
      <w:bookmarkEnd w:id="15"/>
      <w:r>
        <w:rPr>
          <w:b/>
        </w:rPr>
        <w:lastRenderedPageBreak/>
        <w:t>Siglas, acrónimos y abreviaturas</w:t>
      </w:r>
    </w:p>
    <w:p w14:paraId="0000008F" w14:textId="77777777" w:rsidR="007340E8" w:rsidRDefault="007340E8"/>
    <w:p w14:paraId="00000090" w14:textId="77777777" w:rsidR="007340E8" w:rsidRDefault="00AF2F16">
      <w:r>
        <w:rPr>
          <w:b/>
        </w:rPr>
        <w:t>APA</w:t>
      </w:r>
      <w:r>
        <w:tab/>
      </w:r>
      <w:r>
        <w:tab/>
      </w:r>
      <w:r>
        <w:tab/>
        <w:t xml:space="preserve">American </w:t>
      </w:r>
      <w:proofErr w:type="spellStart"/>
      <w:r>
        <w:t>Psychological</w:t>
      </w:r>
      <w:proofErr w:type="spellEnd"/>
      <w:r>
        <w:t xml:space="preserve"> </w:t>
      </w:r>
      <w:proofErr w:type="spellStart"/>
      <w:r>
        <w:t>Association</w:t>
      </w:r>
      <w:proofErr w:type="spellEnd"/>
    </w:p>
    <w:p w14:paraId="00000091" w14:textId="77777777" w:rsidR="007340E8" w:rsidRDefault="00AF2F16">
      <w:proofErr w:type="spellStart"/>
      <w:r>
        <w:rPr>
          <w:b/>
        </w:rPr>
        <w:t>Cms</w:t>
      </w:r>
      <w:proofErr w:type="spellEnd"/>
      <w:r>
        <w:rPr>
          <w:b/>
        </w:rPr>
        <w:t>.</w:t>
      </w:r>
      <w:r>
        <w:tab/>
      </w:r>
      <w:r>
        <w:tab/>
      </w:r>
      <w:r>
        <w:tab/>
        <w:t>Centímetros</w:t>
      </w:r>
    </w:p>
    <w:p w14:paraId="00000092" w14:textId="77777777" w:rsidR="007340E8" w:rsidRDefault="00AF2F16">
      <w:r>
        <w:rPr>
          <w:b/>
        </w:rPr>
        <w:t>ERIC</w:t>
      </w:r>
      <w:r>
        <w:tab/>
      </w:r>
      <w:r>
        <w:tab/>
      </w:r>
      <w:r>
        <w:tab/>
      </w:r>
      <w:proofErr w:type="spellStart"/>
      <w:r>
        <w:t>Education</w:t>
      </w:r>
      <w:proofErr w:type="spellEnd"/>
      <w:r>
        <w:t xml:space="preserve"> </w:t>
      </w:r>
      <w:proofErr w:type="spellStart"/>
      <w:r>
        <w:t>Resources</w:t>
      </w:r>
      <w:proofErr w:type="spellEnd"/>
      <w:r>
        <w:t xml:space="preserve"> </w:t>
      </w:r>
      <w:proofErr w:type="spellStart"/>
      <w:r>
        <w:t>Information</w:t>
      </w:r>
      <w:proofErr w:type="spellEnd"/>
      <w:r>
        <w:t xml:space="preserve"> Center</w:t>
      </w:r>
    </w:p>
    <w:p w14:paraId="00000093" w14:textId="77777777" w:rsidR="007340E8" w:rsidRDefault="00AF2F16">
      <w:r>
        <w:rPr>
          <w:b/>
        </w:rPr>
        <w:t>Esp.</w:t>
      </w:r>
      <w:r>
        <w:tab/>
      </w:r>
      <w:r>
        <w:tab/>
      </w:r>
      <w:r>
        <w:tab/>
        <w:t>Especialista</w:t>
      </w:r>
    </w:p>
    <w:p w14:paraId="00000094" w14:textId="77777777" w:rsidR="007340E8" w:rsidRDefault="00AF2F16">
      <w:r>
        <w:rPr>
          <w:b/>
        </w:rPr>
        <w:t>MP</w:t>
      </w:r>
      <w:r>
        <w:tab/>
      </w:r>
      <w:r>
        <w:tab/>
      </w:r>
      <w:r>
        <w:tab/>
        <w:t>Magistrado Ponente</w:t>
      </w:r>
    </w:p>
    <w:p w14:paraId="00000095" w14:textId="77777777" w:rsidR="007340E8" w:rsidRDefault="00AF2F16">
      <w:proofErr w:type="spellStart"/>
      <w:r>
        <w:rPr>
          <w:b/>
        </w:rPr>
        <w:t>MSc</w:t>
      </w:r>
      <w:proofErr w:type="spellEnd"/>
      <w:r>
        <w:tab/>
      </w:r>
      <w:r>
        <w:tab/>
      </w:r>
      <w:r>
        <w:tab/>
        <w:t xml:space="preserve">Magister </w:t>
      </w:r>
      <w:proofErr w:type="spellStart"/>
      <w:r>
        <w:t>Scientiae</w:t>
      </w:r>
      <w:proofErr w:type="spellEnd"/>
    </w:p>
    <w:p w14:paraId="00000096" w14:textId="77777777" w:rsidR="007340E8" w:rsidRDefault="00AF2F16">
      <w:r>
        <w:rPr>
          <w:b/>
        </w:rPr>
        <w:t>Párr.</w:t>
      </w:r>
      <w:r>
        <w:tab/>
      </w:r>
      <w:r>
        <w:tab/>
      </w:r>
      <w:r>
        <w:tab/>
        <w:t>Párrafo</w:t>
      </w:r>
    </w:p>
    <w:p w14:paraId="00000097" w14:textId="77777777" w:rsidR="007340E8" w:rsidRDefault="00AF2F16">
      <w:r>
        <w:rPr>
          <w:b/>
        </w:rPr>
        <w:t>PhD</w:t>
      </w:r>
      <w:r>
        <w:tab/>
      </w:r>
      <w:r>
        <w:tab/>
      </w:r>
      <w:r>
        <w:tab/>
      </w:r>
      <w:proofErr w:type="spellStart"/>
      <w:r>
        <w:t>Philosophiae</w:t>
      </w:r>
      <w:proofErr w:type="spellEnd"/>
      <w:r>
        <w:t xml:space="preserve"> Doctor</w:t>
      </w:r>
    </w:p>
    <w:p w14:paraId="00000098" w14:textId="77777777" w:rsidR="007340E8" w:rsidRDefault="00AF2F16">
      <w:r>
        <w:rPr>
          <w:b/>
        </w:rPr>
        <w:t>PBQ-SF</w:t>
      </w:r>
      <w:r>
        <w:t xml:space="preserve"> </w:t>
      </w:r>
      <w:r>
        <w:tab/>
      </w:r>
      <w:r>
        <w:tab/>
      </w:r>
      <w:proofErr w:type="spellStart"/>
      <w:r>
        <w:t>Personality</w:t>
      </w:r>
      <w:proofErr w:type="spellEnd"/>
      <w:r>
        <w:t xml:space="preserve"> </w:t>
      </w:r>
      <w:proofErr w:type="spellStart"/>
      <w:r>
        <w:t>Belief</w:t>
      </w:r>
      <w:proofErr w:type="spellEnd"/>
      <w:r>
        <w:t xml:space="preserve"> </w:t>
      </w:r>
      <w:proofErr w:type="spellStart"/>
      <w:r>
        <w:t>Questionnaire</w:t>
      </w:r>
      <w:proofErr w:type="spellEnd"/>
      <w:r>
        <w:t xml:space="preserve"> Short </w:t>
      </w:r>
      <w:proofErr w:type="spellStart"/>
      <w:r>
        <w:t>Form</w:t>
      </w:r>
      <w:proofErr w:type="spellEnd"/>
    </w:p>
    <w:p w14:paraId="00000099" w14:textId="77777777" w:rsidR="007340E8" w:rsidRDefault="00AF2F16">
      <w:proofErr w:type="spellStart"/>
      <w:r>
        <w:rPr>
          <w:b/>
        </w:rPr>
        <w:t>PostDoc</w:t>
      </w:r>
      <w:proofErr w:type="spellEnd"/>
      <w:r>
        <w:tab/>
      </w:r>
      <w:r>
        <w:tab/>
      </w:r>
      <w:proofErr w:type="spellStart"/>
      <w:r>
        <w:t>PostDoctor</w:t>
      </w:r>
      <w:proofErr w:type="spellEnd"/>
    </w:p>
    <w:p w14:paraId="0000009A" w14:textId="77777777" w:rsidR="007340E8" w:rsidRDefault="00AF2F16">
      <w:r>
        <w:rPr>
          <w:b/>
        </w:rPr>
        <w:t>UdeA</w:t>
      </w:r>
      <w:r>
        <w:tab/>
      </w:r>
      <w:r>
        <w:tab/>
      </w:r>
      <w:r>
        <w:tab/>
        <w:t>Universidad de Antioquia</w:t>
      </w:r>
    </w:p>
    <w:p w14:paraId="0000009B" w14:textId="77777777" w:rsidR="007340E8" w:rsidRDefault="007340E8"/>
    <w:p w14:paraId="0000009C" w14:textId="77777777" w:rsidR="007340E8" w:rsidRDefault="007340E8"/>
    <w:p w14:paraId="0000009D" w14:textId="77777777" w:rsidR="007340E8" w:rsidRDefault="007340E8"/>
    <w:p w14:paraId="0000009E" w14:textId="77777777" w:rsidR="007340E8" w:rsidRDefault="007340E8"/>
    <w:p w14:paraId="0000009F" w14:textId="77777777" w:rsidR="007340E8" w:rsidRDefault="007340E8"/>
    <w:p w14:paraId="000000A0" w14:textId="77777777" w:rsidR="007340E8" w:rsidRDefault="007340E8"/>
    <w:p w14:paraId="000000A1" w14:textId="77777777" w:rsidR="007340E8" w:rsidRDefault="007340E8"/>
    <w:p w14:paraId="000000A2" w14:textId="77777777" w:rsidR="007340E8" w:rsidRDefault="007340E8"/>
    <w:p w14:paraId="000000A3" w14:textId="77777777" w:rsidR="007340E8" w:rsidRDefault="007340E8"/>
    <w:p w14:paraId="000000A4" w14:textId="77777777" w:rsidR="007340E8" w:rsidRDefault="007340E8"/>
    <w:p w14:paraId="000000A5" w14:textId="77777777" w:rsidR="007340E8" w:rsidRDefault="007340E8"/>
    <w:p w14:paraId="000000A6" w14:textId="77777777" w:rsidR="007340E8" w:rsidRDefault="007340E8"/>
    <w:p w14:paraId="000000A7" w14:textId="77777777" w:rsidR="007340E8" w:rsidRDefault="00AF2F16">
      <w:pPr>
        <w:spacing w:after="160" w:line="259" w:lineRule="auto"/>
        <w:jc w:val="left"/>
        <w:rPr>
          <w:b/>
        </w:rPr>
      </w:pPr>
      <w:bookmarkStart w:id="16" w:name="_heading=h.17dp8vu" w:colFirst="0" w:colLast="0"/>
      <w:bookmarkEnd w:id="16"/>
      <w:r>
        <w:br w:type="page"/>
      </w:r>
    </w:p>
    <w:p w14:paraId="000000A8" w14:textId="77777777" w:rsidR="007340E8" w:rsidRDefault="00AF2F16">
      <w:pPr>
        <w:pStyle w:val="Ttulo1"/>
      </w:pPr>
      <w:bookmarkStart w:id="17" w:name="_heading=h.3rdcrjn" w:colFirst="0" w:colLast="0"/>
      <w:bookmarkEnd w:id="17"/>
      <w:r>
        <w:lastRenderedPageBreak/>
        <w:t>Resumen</w:t>
      </w:r>
    </w:p>
    <w:p w14:paraId="000000A9" w14:textId="77777777" w:rsidR="007340E8" w:rsidRDefault="007340E8">
      <w:pPr>
        <w:ind w:firstLine="708"/>
        <w:jc w:val="center"/>
      </w:pPr>
    </w:p>
    <w:p w14:paraId="4AF8D81B" w14:textId="77777777" w:rsidR="00212E4D" w:rsidRPr="00212E4D" w:rsidRDefault="00212E4D" w:rsidP="00212E4D">
      <w:r w:rsidRPr="00212E4D">
        <w:t>Una compañía de seguros necesita desarrollar un modelo para identificar transacciones inusuales en la generación de recibos 'manuales' de producción, cumpliendo con la norma de auditoría, circular externa 008 de 2023. Se analizarán datos de recibos generados, identificando patrones de comportamiento. Los datos provienen de registros internos del último año. Las métricas de desempeño incluirán homogeneidad, completitud, precisión y la proporción de transacciones inusuales identificadas.</w:t>
      </w:r>
    </w:p>
    <w:p w14:paraId="4787539B" w14:textId="77777777" w:rsidR="00212E4D" w:rsidRPr="00212E4D" w:rsidRDefault="00212E4D" w:rsidP="00212E4D">
      <w:r w:rsidRPr="00212E4D">
        <w:t>El problema es que la compañía no puede monitorear todos los recibos manuales debido a su volumen anual. Se solicitó controlar solo los recibos más inusuales, pero no se puede identificar cuáles son para investigarlos.</w:t>
      </w:r>
    </w:p>
    <w:p w14:paraId="2D9F4C4F" w14:textId="77777777" w:rsidR="00212E4D" w:rsidRPr="00212E4D" w:rsidRDefault="00212E4D" w:rsidP="00212E4D">
      <w:r w:rsidRPr="00212E4D">
        <w:t xml:space="preserve">La solución propuesta es un modelo no supervisado de </w:t>
      </w:r>
      <w:proofErr w:type="spellStart"/>
      <w:r w:rsidRPr="00212E4D">
        <w:t>clustering</w:t>
      </w:r>
      <w:proofErr w:type="spellEnd"/>
      <w:r w:rsidRPr="00212E4D">
        <w:t>, específicamente DBSCAN, para identificar ruido y agrupar datos, permitiendo encontrar etiquetas para un modelo supervisado que clasifique recibos usuales e inusuales.</w:t>
      </w:r>
    </w:p>
    <w:p w14:paraId="000000AB" w14:textId="77777777" w:rsidR="007340E8" w:rsidRDefault="007340E8">
      <w:pPr>
        <w:rPr>
          <w:b/>
        </w:rPr>
      </w:pPr>
    </w:p>
    <w:p w14:paraId="000000AC" w14:textId="77777777" w:rsidR="007340E8" w:rsidRDefault="00AF2F16">
      <w:r>
        <w:t xml:space="preserve">Incluye al final de dicha página la dirección de los repositorios </w:t>
      </w:r>
      <w:sdt>
        <w:sdtPr>
          <w:tag w:val="goog_rdk_7"/>
          <w:id w:val="616879267"/>
        </w:sdtPr>
        <w:sdtEndPr/>
        <w:sdtContent>
          <w:commentRangeStart w:id="18"/>
        </w:sdtContent>
      </w:sdt>
      <w:r>
        <w:t>GitHub</w:t>
      </w:r>
      <w:commentRangeEnd w:id="18"/>
      <w:r>
        <w:commentReference w:id="18"/>
      </w:r>
      <w:r>
        <w:t>.</w:t>
      </w:r>
    </w:p>
    <w:p w14:paraId="000000AD" w14:textId="77777777" w:rsidR="007340E8" w:rsidRDefault="007340E8">
      <w:pPr>
        <w:rPr>
          <w:b/>
        </w:rPr>
      </w:pPr>
    </w:p>
    <w:p w14:paraId="000000AE" w14:textId="06AFBA27" w:rsidR="007340E8" w:rsidRPr="00236139" w:rsidRDefault="00AF2F16" w:rsidP="00236139">
      <w:pPr>
        <w:numPr>
          <w:ilvl w:val="0"/>
          <w:numId w:val="11"/>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jc w:val="left"/>
      </w:pPr>
      <w:r>
        <w:rPr>
          <w:i/>
        </w:rPr>
        <w:t>Palabras clave</w:t>
      </w:r>
      <w:r>
        <w:t xml:space="preserve">: </w:t>
      </w:r>
      <w:r w:rsidR="00212E4D" w:rsidRPr="00212E4D">
        <w:t>Transacciones Inusuales</w:t>
      </w:r>
      <w:r>
        <w:t xml:space="preserve">, </w:t>
      </w:r>
      <w:r w:rsidR="00236139" w:rsidRPr="00236139">
        <w:t>Recibos Manuales</w:t>
      </w:r>
      <w:r w:rsidR="00236139">
        <w:t xml:space="preserve">, </w:t>
      </w:r>
      <w:r w:rsidR="00236139" w:rsidRPr="00236139">
        <w:t>Analítica de Datos</w:t>
      </w:r>
      <w:r>
        <w:t xml:space="preserve">, </w:t>
      </w:r>
      <w:proofErr w:type="spellStart"/>
      <w:r w:rsidR="00236139" w:rsidRPr="00236139">
        <w:rPr>
          <w:rFonts w:ascii="Segoe UI" w:hAnsi="Segoe UI" w:cs="Segoe UI"/>
          <w:color w:val="0D0D0D"/>
        </w:rPr>
        <w:t>Clustering</w:t>
      </w:r>
      <w:proofErr w:type="spellEnd"/>
      <w:r w:rsidR="00236139" w:rsidRPr="00236139">
        <w:rPr>
          <w:rFonts w:ascii="Segoe UI" w:hAnsi="Segoe UI" w:cs="Segoe UI"/>
          <w:color w:val="0D0D0D"/>
        </w:rPr>
        <w:t xml:space="preserve"> DBSCAN</w:t>
      </w:r>
      <w:r>
        <w:t xml:space="preserve">, </w:t>
      </w:r>
      <w:r w:rsidR="00236139">
        <w:t>Cumplimiento</w:t>
      </w:r>
      <w:r>
        <w:t>.</w:t>
      </w:r>
    </w:p>
    <w:p w14:paraId="000000AF" w14:textId="77777777" w:rsidR="007340E8" w:rsidRDefault="00AF2F16">
      <w:pPr>
        <w:spacing w:after="160" w:line="259" w:lineRule="auto"/>
        <w:jc w:val="left"/>
        <w:rPr>
          <w:b/>
        </w:rPr>
      </w:pPr>
      <w:r>
        <w:br w:type="page"/>
      </w:r>
    </w:p>
    <w:p w14:paraId="000000B0" w14:textId="77777777" w:rsidR="007340E8" w:rsidRDefault="00AF2F16">
      <w:pPr>
        <w:pStyle w:val="Ttulo1"/>
      </w:pPr>
      <w:bookmarkStart w:id="19" w:name="_heading=h.26in1rg" w:colFirst="0" w:colLast="0"/>
      <w:bookmarkEnd w:id="19"/>
      <w:proofErr w:type="spellStart"/>
      <w:r>
        <w:lastRenderedPageBreak/>
        <w:t>Abstract</w:t>
      </w:r>
      <w:proofErr w:type="spellEnd"/>
    </w:p>
    <w:p w14:paraId="000000B1" w14:textId="77777777" w:rsidR="007340E8" w:rsidRDefault="007340E8"/>
    <w:p w14:paraId="608BBB42" w14:textId="77777777" w:rsidR="00212E4D" w:rsidRPr="00212E4D" w:rsidRDefault="00212E4D" w:rsidP="00212E4D">
      <w:pPr>
        <w:ind w:firstLine="708"/>
      </w:pPr>
      <w:proofErr w:type="spellStart"/>
      <w:r w:rsidRPr="00212E4D">
        <w:t>An</w:t>
      </w:r>
      <w:proofErr w:type="spellEnd"/>
      <w:r w:rsidRPr="00212E4D">
        <w:t xml:space="preserve"> </w:t>
      </w:r>
      <w:proofErr w:type="spellStart"/>
      <w:r w:rsidRPr="00212E4D">
        <w:t>insurance</w:t>
      </w:r>
      <w:proofErr w:type="spellEnd"/>
      <w:r w:rsidRPr="00212E4D">
        <w:t xml:space="preserve"> </w:t>
      </w:r>
      <w:proofErr w:type="spellStart"/>
      <w:r w:rsidRPr="00212E4D">
        <w:t>company</w:t>
      </w:r>
      <w:proofErr w:type="spellEnd"/>
      <w:r w:rsidRPr="00212E4D">
        <w:t xml:space="preserve"> </w:t>
      </w:r>
      <w:proofErr w:type="spellStart"/>
      <w:r w:rsidRPr="00212E4D">
        <w:t>needs</w:t>
      </w:r>
      <w:proofErr w:type="spellEnd"/>
      <w:r w:rsidRPr="00212E4D">
        <w:t xml:space="preserve"> </w:t>
      </w:r>
      <w:proofErr w:type="spellStart"/>
      <w:r w:rsidRPr="00212E4D">
        <w:t>to</w:t>
      </w:r>
      <w:proofErr w:type="spellEnd"/>
      <w:r w:rsidRPr="00212E4D">
        <w:t xml:space="preserve"> </w:t>
      </w:r>
      <w:proofErr w:type="spellStart"/>
      <w:r w:rsidRPr="00212E4D">
        <w:t>develop</w:t>
      </w:r>
      <w:proofErr w:type="spellEnd"/>
      <w:r w:rsidRPr="00212E4D">
        <w:t xml:space="preserve"> a </w:t>
      </w:r>
      <w:proofErr w:type="spellStart"/>
      <w:r w:rsidRPr="00212E4D">
        <w:t>model</w:t>
      </w:r>
      <w:proofErr w:type="spellEnd"/>
      <w:r w:rsidRPr="00212E4D">
        <w:t xml:space="preserve"> </w:t>
      </w:r>
      <w:proofErr w:type="spellStart"/>
      <w:r w:rsidRPr="00212E4D">
        <w:t>to</w:t>
      </w:r>
      <w:proofErr w:type="spellEnd"/>
      <w:r w:rsidRPr="00212E4D">
        <w:t xml:space="preserve"> </w:t>
      </w:r>
      <w:proofErr w:type="spellStart"/>
      <w:r w:rsidRPr="00212E4D">
        <w:t>identify</w:t>
      </w:r>
      <w:proofErr w:type="spellEnd"/>
      <w:r w:rsidRPr="00212E4D">
        <w:t xml:space="preserve"> </w:t>
      </w:r>
      <w:proofErr w:type="spellStart"/>
      <w:r w:rsidRPr="00212E4D">
        <w:t>unusual</w:t>
      </w:r>
      <w:proofErr w:type="spellEnd"/>
      <w:r w:rsidRPr="00212E4D">
        <w:t xml:space="preserve"> </w:t>
      </w:r>
      <w:proofErr w:type="spellStart"/>
      <w:r w:rsidRPr="00212E4D">
        <w:t>transactions</w:t>
      </w:r>
      <w:proofErr w:type="spellEnd"/>
      <w:r w:rsidRPr="00212E4D">
        <w:t xml:space="preserve"> in </w:t>
      </w:r>
      <w:proofErr w:type="spellStart"/>
      <w:r w:rsidRPr="00212E4D">
        <w:t>the</w:t>
      </w:r>
      <w:proofErr w:type="spellEnd"/>
      <w:r w:rsidRPr="00212E4D">
        <w:t xml:space="preserve"> </w:t>
      </w:r>
      <w:proofErr w:type="spellStart"/>
      <w:r w:rsidRPr="00212E4D">
        <w:t>generation</w:t>
      </w:r>
      <w:proofErr w:type="spellEnd"/>
      <w:r w:rsidRPr="00212E4D">
        <w:t xml:space="preserve"> </w:t>
      </w:r>
      <w:proofErr w:type="spellStart"/>
      <w:r w:rsidRPr="00212E4D">
        <w:t>of</w:t>
      </w:r>
      <w:proofErr w:type="spellEnd"/>
      <w:r w:rsidRPr="00212E4D">
        <w:t xml:space="preserve"> 'manual' </w:t>
      </w:r>
      <w:proofErr w:type="spellStart"/>
      <w:r w:rsidRPr="00212E4D">
        <w:t>production</w:t>
      </w:r>
      <w:proofErr w:type="spellEnd"/>
      <w:r w:rsidRPr="00212E4D">
        <w:t xml:space="preserve"> </w:t>
      </w:r>
      <w:proofErr w:type="spellStart"/>
      <w:r w:rsidRPr="00212E4D">
        <w:t>receipts</w:t>
      </w:r>
      <w:proofErr w:type="spellEnd"/>
      <w:r w:rsidRPr="00212E4D">
        <w:t xml:space="preserve">, </w:t>
      </w:r>
      <w:proofErr w:type="spellStart"/>
      <w:r w:rsidRPr="00212E4D">
        <w:t>complying</w:t>
      </w:r>
      <w:proofErr w:type="spellEnd"/>
      <w:r w:rsidRPr="00212E4D">
        <w:t xml:space="preserve"> </w:t>
      </w:r>
      <w:proofErr w:type="spellStart"/>
      <w:r w:rsidRPr="00212E4D">
        <w:t>with</w:t>
      </w:r>
      <w:proofErr w:type="spellEnd"/>
      <w:r w:rsidRPr="00212E4D">
        <w:t xml:space="preserve"> </w:t>
      </w:r>
      <w:proofErr w:type="spellStart"/>
      <w:r w:rsidRPr="00212E4D">
        <w:t>the</w:t>
      </w:r>
      <w:proofErr w:type="spellEnd"/>
      <w:r w:rsidRPr="00212E4D">
        <w:t xml:space="preserve"> </w:t>
      </w:r>
      <w:proofErr w:type="spellStart"/>
      <w:r w:rsidRPr="00212E4D">
        <w:t>audit</w:t>
      </w:r>
      <w:proofErr w:type="spellEnd"/>
      <w:r w:rsidRPr="00212E4D">
        <w:t xml:space="preserve"> standard, </w:t>
      </w:r>
      <w:proofErr w:type="spellStart"/>
      <w:r w:rsidRPr="00212E4D">
        <w:t>External</w:t>
      </w:r>
      <w:proofErr w:type="spellEnd"/>
      <w:r w:rsidRPr="00212E4D">
        <w:t xml:space="preserve"> Circular 008 </w:t>
      </w:r>
      <w:proofErr w:type="spellStart"/>
      <w:r w:rsidRPr="00212E4D">
        <w:t>of</w:t>
      </w:r>
      <w:proofErr w:type="spellEnd"/>
      <w:r w:rsidRPr="00212E4D">
        <w:t xml:space="preserve"> 2023. Data </w:t>
      </w:r>
      <w:proofErr w:type="spellStart"/>
      <w:r w:rsidRPr="00212E4D">
        <w:t>from</w:t>
      </w:r>
      <w:proofErr w:type="spellEnd"/>
      <w:r w:rsidRPr="00212E4D">
        <w:t xml:space="preserve"> </w:t>
      </w:r>
      <w:proofErr w:type="spellStart"/>
      <w:r w:rsidRPr="00212E4D">
        <w:t>generated</w:t>
      </w:r>
      <w:proofErr w:type="spellEnd"/>
      <w:r w:rsidRPr="00212E4D">
        <w:t xml:space="preserve"> </w:t>
      </w:r>
      <w:proofErr w:type="spellStart"/>
      <w:r w:rsidRPr="00212E4D">
        <w:t>receipts</w:t>
      </w:r>
      <w:proofErr w:type="spellEnd"/>
      <w:r w:rsidRPr="00212E4D">
        <w:t xml:space="preserve"> </w:t>
      </w:r>
      <w:proofErr w:type="spellStart"/>
      <w:r w:rsidRPr="00212E4D">
        <w:t>will</w:t>
      </w:r>
      <w:proofErr w:type="spellEnd"/>
      <w:r w:rsidRPr="00212E4D">
        <w:t xml:space="preserve"> be </w:t>
      </w:r>
      <w:proofErr w:type="spellStart"/>
      <w:r w:rsidRPr="00212E4D">
        <w:t>analyzed</w:t>
      </w:r>
      <w:proofErr w:type="spellEnd"/>
      <w:r w:rsidRPr="00212E4D">
        <w:t xml:space="preserve"> </w:t>
      </w:r>
      <w:proofErr w:type="spellStart"/>
      <w:r w:rsidRPr="00212E4D">
        <w:t>to</w:t>
      </w:r>
      <w:proofErr w:type="spellEnd"/>
      <w:r w:rsidRPr="00212E4D">
        <w:t xml:space="preserve"> </w:t>
      </w:r>
      <w:proofErr w:type="spellStart"/>
      <w:r w:rsidRPr="00212E4D">
        <w:t>identify</w:t>
      </w:r>
      <w:proofErr w:type="spellEnd"/>
      <w:r w:rsidRPr="00212E4D">
        <w:t xml:space="preserve"> </w:t>
      </w:r>
      <w:proofErr w:type="spellStart"/>
      <w:r w:rsidRPr="00212E4D">
        <w:t>behavior</w:t>
      </w:r>
      <w:proofErr w:type="spellEnd"/>
      <w:r w:rsidRPr="00212E4D">
        <w:t xml:space="preserve"> </w:t>
      </w:r>
      <w:proofErr w:type="spellStart"/>
      <w:r w:rsidRPr="00212E4D">
        <w:t>patterns</w:t>
      </w:r>
      <w:proofErr w:type="spellEnd"/>
      <w:r w:rsidRPr="00212E4D">
        <w:t xml:space="preserve">. </w:t>
      </w:r>
      <w:proofErr w:type="spellStart"/>
      <w:r w:rsidRPr="00212E4D">
        <w:t>The</w:t>
      </w:r>
      <w:proofErr w:type="spellEnd"/>
      <w:r w:rsidRPr="00212E4D">
        <w:t xml:space="preserve"> data comes </w:t>
      </w:r>
      <w:proofErr w:type="spellStart"/>
      <w:r w:rsidRPr="00212E4D">
        <w:t>from</w:t>
      </w:r>
      <w:proofErr w:type="spellEnd"/>
      <w:r w:rsidRPr="00212E4D">
        <w:t xml:space="preserve"> </w:t>
      </w:r>
      <w:proofErr w:type="spellStart"/>
      <w:r w:rsidRPr="00212E4D">
        <w:t>internal</w:t>
      </w:r>
      <w:proofErr w:type="spellEnd"/>
      <w:r w:rsidRPr="00212E4D">
        <w:t xml:space="preserve"> </w:t>
      </w:r>
      <w:proofErr w:type="spellStart"/>
      <w:r w:rsidRPr="00212E4D">
        <w:t>records</w:t>
      </w:r>
      <w:proofErr w:type="spellEnd"/>
      <w:r w:rsidRPr="00212E4D">
        <w:t xml:space="preserve"> </w:t>
      </w:r>
      <w:proofErr w:type="spellStart"/>
      <w:r w:rsidRPr="00212E4D">
        <w:t>from</w:t>
      </w:r>
      <w:proofErr w:type="spellEnd"/>
      <w:r w:rsidRPr="00212E4D">
        <w:t xml:space="preserve"> </w:t>
      </w:r>
      <w:proofErr w:type="spellStart"/>
      <w:r w:rsidRPr="00212E4D">
        <w:t>the</w:t>
      </w:r>
      <w:proofErr w:type="spellEnd"/>
      <w:r w:rsidRPr="00212E4D">
        <w:t xml:space="preserve"> </w:t>
      </w:r>
      <w:proofErr w:type="spellStart"/>
      <w:r w:rsidRPr="00212E4D">
        <w:t>past</w:t>
      </w:r>
      <w:proofErr w:type="spellEnd"/>
      <w:r w:rsidRPr="00212E4D">
        <w:t xml:space="preserve"> </w:t>
      </w:r>
      <w:proofErr w:type="spellStart"/>
      <w:r w:rsidRPr="00212E4D">
        <w:t>year</w:t>
      </w:r>
      <w:proofErr w:type="spellEnd"/>
      <w:r w:rsidRPr="00212E4D">
        <w:t xml:space="preserve">. Performance </w:t>
      </w:r>
      <w:proofErr w:type="spellStart"/>
      <w:r w:rsidRPr="00212E4D">
        <w:t>metrics</w:t>
      </w:r>
      <w:proofErr w:type="spellEnd"/>
      <w:r w:rsidRPr="00212E4D">
        <w:t xml:space="preserve"> </w:t>
      </w:r>
      <w:proofErr w:type="spellStart"/>
      <w:r w:rsidRPr="00212E4D">
        <w:t>will</w:t>
      </w:r>
      <w:proofErr w:type="spellEnd"/>
      <w:r w:rsidRPr="00212E4D">
        <w:t xml:space="preserve"> </w:t>
      </w:r>
      <w:proofErr w:type="spellStart"/>
      <w:r w:rsidRPr="00212E4D">
        <w:t>include</w:t>
      </w:r>
      <w:proofErr w:type="spellEnd"/>
      <w:r w:rsidRPr="00212E4D">
        <w:t xml:space="preserve"> </w:t>
      </w:r>
      <w:proofErr w:type="spellStart"/>
      <w:r w:rsidRPr="00212E4D">
        <w:t>homogeneity</w:t>
      </w:r>
      <w:proofErr w:type="spellEnd"/>
      <w:r w:rsidRPr="00212E4D">
        <w:t xml:space="preserve">, </w:t>
      </w:r>
      <w:proofErr w:type="spellStart"/>
      <w:r w:rsidRPr="00212E4D">
        <w:t>completeness</w:t>
      </w:r>
      <w:proofErr w:type="spellEnd"/>
      <w:r w:rsidRPr="00212E4D">
        <w:t xml:space="preserve">, </w:t>
      </w:r>
      <w:proofErr w:type="spellStart"/>
      <w:r w:rsidRPr="00212E4D">
        <w:t>accuracy</w:t>
      </w:r>
      <w:proofErr w:type="spellEnd"/>
      <w:r w:rsidRPr="00212E4D">
        <w:t xml:space="preserve">, and </w:t>
      </w:r>
      <w:proofErr w:type="spellStart"/>
      <w:r w:rsidRPr="00212E4D">
        <w:t>the</w:t>
      </w:r>
      <w:proofErr w:type="spellEnd"/>
      <w:r w:rsidRPr="00212E4D">
        <w:t xml:space="preserve"> </w:t>
      </w:r>
      <w:proofErr w:type="spellStart"/>
      <w:r w:rsidRPr="00212E4D">
        <w:t>proportion</w:t>
      </w:r>
      <w:proofErr w:type="spellEnd"/>
      <w:r w:rsidRPr="00212E4D">
        <w:t xml:space="preserve"> </w:t>
      </w:r>
      <w:proofErr w:type="spellStart"/>
      <w:r w:rsidRPr="00212E4D">
        <w:t>of</w:t>
      </w:r>
      <w:proofErr w:type="spellEnd"/>
      <w:r w:rsidRPr="00212E4D">
        <w:t xml:space="preserve"> </w:t>
      </w:r>
      <w:proofErr w:type="spellStart"/>
      <w:r w:rsidRPr="00212E4D">
        <w:t>identified</w:t>
      </w:r>
      <w:proofErr w:type="spellEnd"/>
      <w:r w:rsidRPr="00212E4D">
        <w:t xml:space="preserve"> </w:t>
      </w:r>
      <w:proofErr w:type="spellStart"/>
      <w:r w:rsidRPr="00212E4D">
        <w:t>unusual</w:t>
      </w:r>
      <w:proofErr w:type="spellEnd"/>
      <w:r w:rsidRPr="00212E4D">
        <w:t xml:space="preserve"> </w:t>
      </w:r>
      <w:proofErr w:type="spellStart"/>
      <w:r w:rsidRPr="00212E4D">
        <w:t>transactions</w:t>
      </w:r>
      <w:proofErr w:type="spellEnd"/>
      <w:r w:rsidRPr="00212E4D">
        <w:t>.</w:t>
      </w:r>
    </w:p>
    <w:p w14:paraId="6B9BC311" w14:textId="77777777" w:rsidR="00212E4D" w:rsidRPr="00212E4D" w:rsidRDefault="00212E4D" w:rsidP="00212E4D">
      <w:pPr>
        <w:ind w:firstLine="708"/>
      </w:pPr>
      <w:proofErr w:type="spellStart"/>
      <w:r w:rsidRPr="00212E4D">
        <w:t>The</w:t>
      </w:r>
      <w:proofErr w:type="spellEnd"/>
      <w:r w:rsidRPr="00212E4D">
        <w:t xml:space="preserve"> </w:t>
      </w:r>
      <w:proofErr w:type="spellStart"/>
      <w:r w:rsidRPr="00212E4D">
        <w:t>problem</w:t>
      </w:r>
      <w:proofErr w:type="spellEnd"/>
      <w:r w:rsidRPr="00212E4D">
        <w:t xml:space="preserve"> </w:t>
      </w:r>
      <w:proofErr w:type="spellStart"/>
      <w:r w:rsidRPr="00212E4D">
        <w:t>is</w:t>
      </w:r>
      <w:proofErr w:type="spellEnd"/>
      <w:r w:rsidRPr="00212E4D">
        <w:t xml:space="preserve"> </w:t>
      </w:r>
      <w:proofErr w:type="spellStart"/>
      <w:r w:rsidRPr="00212E4D">
        <w:t>that</w:t>
      </w:r>
      <w:proofErr w:type="spellEnd"/>
      <w:r w:rsidRPr="00212E4D">
        <w:t xml:space="preserve"> </w:t>
      </w:r>
      <w:proofErr w:type="spellStart"/>
      <w:r w:rsidRPr="00212E4D">
        <w:t>the</w:t>
      </w:r>
      <w:proofErr w:type="spellEnd"/>
      <w:r w:rsidRPr="00212E4D">
        <w:t xml:space="preserve"> </w:t>
      </w:r>
      <w:proofErr w:type="spellStart"/>
      <w:r w:rsidRPr="00212E4D">
        <w:t>company</w:t>
      </w:r>
      <w:proofErr w:type="spellEnd"/>
      <w:r w:rsidRPr="00212E4D">
        <w:t xml:space="preserve"> </w:t>
      </w:r>
      <w:proofErr w:type="spellStart"/>
      <w:r w:rsidRPr="00212E4D">
        <w:t>cannot</w:t>
      </w:r>
      <w:proofErr w:type="spellEnd"/>
      <w:r w:rsidRPr="00212E4D">
        <w:t xml:space="preserve"> monitor </w:t>
      </w:r>
      <w:proofErr w:type="spellStart"/>
      <w:r w:rsidRPr="00212E4D">
        <w:t>all</w:t>
      </w:r>
      <w:proofErr w:type="spellEnd"/>
      <w:r w:rsidRPr="00212E4D">
        <w:t xml:space="preserve"> manual </w:t>
      </w:r>
      <w:proofErr w:type="spellStart"/>
      <w:r w:rsidRPr="00212E4D">
        <w:t>receipts</w:t>
      </w:r>
      <w:proofErr w:type="spellEnd"/>
      <w:r w:rsidRPr="00212E4D">
        <w:t xml:space="preserve"> </w:t>
      </w:r>
      <w:proofErr w:type="spellStart"/>
      <w:r w:rsidRPr="00212E4D">
        <w:t>due</w:t>
      </w:r>
      <w:proofErr w:type="spellEnd"/>
      <w:r w:rsidRPr="00212E4D">
        <w:t xml:space="preserve"> </w:t>
      </w:r>
      <w:proofErr w:type="spellStart"/>
      <w:r w:rsidRPr="00212E4D">
        <w:t>to</w:t>
      </w:r>
      <w:proofErr w:type="spellEnd"/>
      <w:r w:rsidRPr="00212E4D">
        <w:t xml:space="preserve"> </w:t>
      </w:r>
      <w:proofErr w:type="spellStart"/>
      <w:r w:rsidRPr="00212E4D">
        <w:t>their</w:t>
      </w:r>
      <w:proofErr w:type="spellEnd"/>
      <w:r w:rsidRPr="00212E4D">
        <w:t xml:space="preserve"> </w:t>
      </w:r>
      <w:proofErr w:type="spellStart"/>
      <w:r w:rsidRPr="00212E4D">
        <w:t>annual</w:t>
      </w:r>
      <w:proofErr w:type="spellEnd"/>
      <w:r w:rsidRPr="00212E4D">
        <w:t xml:space="preserve"> </w:t>
      </w:r>
      <w:proofErr w:type="spellStart"/>
      <w:r w:rsidRPr="00212E4D">
        <w:t>volume</w:t>
      </w:r>
      <w:proofErr w:type="spellEnd"/>
      <w:r w:rsidRPr="00212E4D">
        <w:t xml:space="preserve">. </w:t>
      </w:r>
      <w:proofErr w:type="spellStart"/>
      <w:r w:rsidRPr="00212E4D">
        <w:t>They</w:t>
      </w:r>
      <w:proofErr w:type="spellEnd"/>
      <w:r w:rsidRPr="00212E4D">
        <w:t xml:space="preserve"> </w:t>
      </w:r>
      <w:proofErr w:type="spellStart"/>
      <w:r w:rsidRPr="00212E4D">
        <w:t>have</w:t>
      </w:r>
      <w:proofErr w:type="spellEnd"/>
      <w:r w:rsidRPr="00212E4D">
        <w:t xml:space="preserve"> </w:t>
      </w:r>
      <w:proofErr w:type="spellStart"/>
      <w:r w:rsidRPr="00212E4D">
        <w:t>been</w:t>
      </w:r>
      <w:proofErr w:type="spellEnd"/>
      <w:r w:rsidRPr="00212E4D">
        <w:t xml:space="preserve"> </w:t>
      </w:r>
      <w:proofErr w:type="spellStart"/>
      <w:r w:rsidRPr="00212E4D">
        <w:t>asked</w:t>
      </w:r>
      <w:proofErr w:type="spellEnd"/>
      <w:r w:rsidRPr="00212E4D">
        <w:t xml:space="preserve"> </w:t>
      </w:r>
      <w:proofErr w:type="spellStart"/>
      <w:r w:rsidRPr="00212E4D">
        <w:t>to</w:t>
      </w:r>
      <w:proofErr w:type="spellEnd"/>
      <w:r w:rsidRPr="00212E4D">
        <w:t xml:space="preserve"> control </w:t>
      </w:r>
      <w:proofErr w:type="spellStart"/>
      <w:r w:rsidRPr="00212E4D">
        <w:t>only</w:t>
      </w:r>
      <w:proofErr w:type="spellEnd"/>
      <w:r w:rsidRPr="00212E4D">
        <w:t xml:space="preserve"> </w:t>
      </w:r>
      <w:proofErr w:type="spellStart"/>
      <w:r w:rsidRPr="00212E4D">
        <w:t>the</w:t>
      </w:r>
      <w:proofErr w:type="spellEnd"/>
      <w:r w:rsidRPr="00212E4D">
        <w:t xml:space="preserve"> </w:t>
      </w:r>
      <w:proofErr w:type="spellStart"/>
      <w:r w:rsidRPr="00212E4D">
        <w:t>most</w:t>
      </w:r>
      <w:proofErr w:type="spellEnd"/>
      <w:r w:rsidRPr="00212E4D">
        <w:t xml:space="preserve"> </w:t>
      </w:r>
      <w:proofErr w:type="spellStart"/>
      <w:r w:rsidRPr="00212E4D">
        <w:t>unusual</w:t>
      </w:r>
      <w:proofErr w:type="spellEnd"/>
      <w:r w:rsidRPr="00212E4D">
        <w:t xml:space="preserve"> </w:t>
      </w:r>
      <w:proofErr w:type="spellStart"/>
      <w:r w:rsidRPr="00212E4D">
        <w:t>receipts</w:t>
      </w:r>
      <w:proofErr w:type="spellEnd"/>
      <w:r w:rsidRPr="00212E4D">
        <w:t xml:space="preserve">, </w:t>
      </w:r>
      <w:proofErr w:type="spellStart"/>
      <w:r w:rsidRPr="00212E4D">
        <w:t>but</w:t>
      </w:r>
      <w:proofErr w:type="spellEnd"/>
      <w:r w:rsidRPr="00212E4D">
        <w:t xml:space="preserve"> </w:t>
      </w:r>
      <w:proofErr w:type="spellStart"/>
      <w:r w:rsidRPr="00212E4D">
        <w:t>they</w:t>
      </w:r>
      <w:proofErr w:type="spellEnd"/>
      <w:r w:rsidRPr="00212E4D">
        <w:t xml:space="preserve"> </w:t>
      </w:r>
      <w:proofErr w:type="spellStart"/>
      <w:r w:rsidRPr="00212E4D">
        <w:t>cannot</w:t>
      </w:r>
      <w:proofErr w:type="spellEnd"/>
      <w:r w:rsidRPr="00212E4D">
        <w:t xml:space="preserve"> </w:t>
      </w:r>
      <w:proofErr w:type="spellStart"/>
      <w:r w:rsidRPr="00212E4D">
        <w:t>identify</w:t>
      </w:r>
      <w:proofErr w:type="spellEnd"/>
      <w:r w:rsidRPr="00212E4D">
        <w:t xml:space="preserve"> </w:t>
      </w:r>
      <w:proofErr w:type="spellStart"/>
      <w:r w:rsidRPr="00212E4D">
        <w:t>which</w:t>
      </w:r>
      <w:proofErr w:type="spellEnd"/>
      <w:r w:rsidRPr="00212E4D">
        <w:t xml:space="preserve"> </w:t>
      </w:r>
      <w:proofErr w:type="spellStart"/>
      <w:r w:rsidRPr="00212E4D">
        <w:t>ones</w:t>
      </w:r>
      <w:proofErr w:type="spellEnd"/>
      <w:r w:rsidRPr="00212E4D">
        <w:t xml:space="preserve"> </w:t>
      </w:r>
      <w:proofErr w:type="spellStart"/>
      <w:r w:rsidRPr="00212E4D">
        <w:t>to</w:t>
      </w:r>
      <w:proofErr w:type="spellEnd"/>
      <w:r w:rsidRPr="00212E4D">
        <w:t xml:space="preserve"> </w:t>
      </w:r>
      <w:proofErr w:type="spellStart"/>
      <w:r w:rsidRPr="00212E4D">
        <w:t>investigate</w:t>
      </w:r>
      <w:proofErr w:type="spellEnd"/>
      <w:r w:rsidRPr="00212E4D">
        <w:t>.</w:t>
      </w:r>
    </w:p>
    <w:p w14:paraId="51975930" w14:textId="77777777" w:rsidR="00212E4D" w:rsidRPr="00212E4D" w:rsidRDefault="00212E4D" w:rsidP="00212E4D">
      <w:pPr>
        <w:ind w:firstLine="708"/>
      </w:pPr>
      <w:proofErr w:type="spellStart"/>
      <w:r w:rsidRPr="00212E4D">
        <w:t>The</w:t>
      </w:r>
      <w:proofErr w:type="spellEnd"/>
      <w:r w:rsidRPr="00212E4D">
        <w:t xml:space="preserve"> </w:t>
      </w:r>
      <w:proofErr w:type="spellStart"/>
      <w:r w:rsidRPr="00212E4D">
        <w:t>proposed</w:t>
      </w:r>
      <w:proofErr w:type="spellEnd"/>
      <w:r w:rsidRPr="00212E4D">
        <w:t xml:space="preserve"> </w:t>
      </w:r>
      <w:proofErr w:type="spellStart"/>
      <w:r w:rsidRPr="00212E4D">
        <w:t>solution</w:t>
      </w:r>
      <w:proofErr w:type="spellEnd"/>
      <w:r w:rsidRPr="00212E4D">
        <w:t xml:space="preserve"> </w:t>
      </w:r>
      <w:proofErr w:type="spellStart"/>
      <w:r w:rsidRPr="00212E4D">
        <w:t>is</w:t>
      </w:r>
      <w:proofErr w:type="spellEnd"/>
      <w:r w:rsidRPr="00212E4D">
        <w:t xml:space="preserve"> </w:t>
      </w:r>
      <w:proofErr w:type="spellStart"/>
      <w:r w:rsidRPr="00212E4D">
        <w:t>an</w:t>
      </w:r>
      <w:proofErr w:type="spellEnd"/>
      <w:r w:rsidRPr="00212E4D">
        <w:t xml:space="preserve"> </w:t>
      </w:r>
      <w:proofErr w:type="spellStart"/>
      <w:r w:rsidRPr="00212E4D">
        <w:t>unsupervised</w:t>
      </w:r>
      <w:proofErr w:type="spellEnd"/>
      <w:r w:rsidRPr="00212E4D">
        <w:t xml:space="preserve"> </w:t>
      </w:r>
      <w:proofErr w:type="spellStart"/>
      <w:r w:rsidRPr="00212E4D">
        <w:t>clustering</w:t>
      </w:r>
      <w:proofErr w:type="spellEnd"/>
      <w:r w:rsidRPr="00212E4D">
        <w:t xml:space="preserve"> </w:t>
      </w:r>
      <w:proofErr w:type="spellStart"/>
      <w:r w:rsidRPr="00212E4D">
        <w:t>model</w:t>
      </w:r>
      <w:proofErr w:type="spellEnd"/>
      <w:r w:rsidRPr="00212E4D">
        <w:t xml:space="preserve">, </w:t>
      </w:r>
      <w:proofErr w:type="spellStart"/>
      <w:r w:rsidRPr="00212E4D">
        <w:t>specifically</w:t>
      </w:r>
      <w:proofErr w:type="spellEnd"/>
      <w:r w:rsidRPr="00212E4D">
        <w:t xml:space="preserve"> DBSCAN, </w:t>
      </w:r>
      <w:proofErr w:type="spellStart"/>
      <w:r w:rsidRPr="00212E4D">
        <w:t>to</w:t>
      </w:r>
      <w:proofErr w:type="spellEnd"/>
      <w:r w:rsidRPr="00212E4D">
        <w:t xml:space="preserve"> </w:t>
      </w:r>
      <w:proofErr w:type="spellStart"/>
      <w:r w:rsidRPr="00212E4D">
        <w:t>identify</w:t>
      </w:r>
      <w:proofErr w:type="spellEnd"/>
      <w:r w:rsidRPr="00212E4D">
        <w:t xml:space="preserve"> </w:t>
      </w:r>
      <w:proofErr w:type="spellStart"/>
      <w:r w:rsidRPr="00212E4D">
        <w:t>noise</w:t>
      </w:r>
      <w:proofErr w:type="spellEnd"/>
      <w:r w:rsidRPr="00212E4D">
        <w:t xml:space="preserve"> and </w:t>
      </w:r>
      <w:proofErr w:type="spellStart"/>
      <w:proofErr w:type="gramStart"/>
      <w:r w:rsidRPr="00212E4D">
        <w:t>cluster</w:t>
      </w:r>
      <w:proofErr w:type="spellEnd"/>
      <w:proofErr w:type="gramEnd"/>
      <w:r w:rsidRPr="00212E4D">
        <w:t xml:space="preserve"> data, </w:t>
      </w:r>
      <w:proofErr w:type="spellStart"/>
      <w:r w:rsidRPr="00212E4D">
        <w:t>allowing</w:t>
      </w:r>
      <w:proofErr w:type="spellEnd"/>
      <w:r w:rsidRPr="00212E4D">
        <w:t xml:space="preserve"> </w:t>
      </w:r>
      <w:proofErr w:type="spellStart"/>
      <w:r w:rsidRPr="00212E4D">
        <w:t>for</w:t>
      </w:r>
      <w:proofErr w:type="spellEnd"/>
      <w:r w:rsidRPr="00212E4D">
        <w:t xml:space="preserve"> </w:t>
      </w:r>
      <w:proofErr w:type="spellStart"/>
      <w:r w:rsidRPr="00212E4D">
        <w:t>labels</w:t>
      </w:r>
      <w:proofErr w:type="spellEnd"/>
      <w:r w:rsidRPr="00212E4D">
        <w:t xml:space="preserve"> </w:t>
      </w:r>
      <w:proofErr w:type="spellStart"/>
      <w:r w:rsidRPr="00212E4D">
        <w:t>that</w:t>
      </w:r>
      <w:proofErr w:type="spellEnd"/>
      <w:r w:rsidRPr="00212E4D">
        <w:t xml:space="preserve"> can be </w:t>
      </w:r>
      <w:proofErr w:type="spellStart"/>
      <w:r w:rsidRPr="00212E4D">
        <w:t>used</w:t>
      </w:r>
      <w:proofErr w:type="spellEnd"/>
      <w:r w:rsidRPr="00212E4D">
        <w:t xml:space="preserve"> in a </w:t>
      </w:r>
      <w:proofErr w:type="spellStart"/>
      <w:r w:rsidRPr="00212E4D">
        <w:t>supervised</w:t>
      </w:r>
      <w:proofErr w:type="spellEnd"/>
      <w:r w:rsidRPr="00212E4D">
        <w:t xml:space="preserve"> </w:t>
      </w:r>
      <w:proofErr w:type="spellStart"/>
      <w:r w:rsidRPr="00212E4D">
        <w:t>model</w:t>
      </w:r>
      <w:proofErr w:type="spellEnd"/>
      <w:r w:rsidRPr="00212E4D">
        <w:t xml:space="preserve"> </w:t>
      </w:r>
      <w:proofErr w:type="spellStart"/>
      <w:r w:rsidRPr="00212E4D">
        <w:t>to</w:t>
      </w:r>
      <w:proofErr w:type="spellEnd"/>
      <w:r w:rsidRPr="00212E4D">
        <w:t xml:space="preserve"> </w:t>
      </w:r>
      <w:proofErr w:type="spellStart"/>
      <w:r w:rsidRPr="00212E4D">
        <w:t>classify</w:t>
      </w:r>
      <w:proofErr w:type="spellEnd"/>
      <w:r w:rsidRPr="00212E4D">
        <w:t xml:space="preserve"> usual and </w:t>
      </w:r>
      <w:proofErr w:type="spellStart"/>
      <w:r w:rsidRPr="00212E4D">
        <w:t>unusual</w:t>
      </w:r>
      <w:proofErr w:type="spellEnd"/>
      <w:r w:rsidRPr="00212E4D">
        <w:t xml:space="preserve"> </w:t>
      </w:r>
      <w:proofErr w:type="spellStart"/>
      <w:r w:rsidRPr="00212E4D">
        <w:t>receipts</w:t>
      </w:r>
      <w:proofErr w:type="spellEnd"/>
      <w:r w:rsidRPr="00212E4D">
        <w:t>.</w:t>
      </w:r>
    </w:p>
    <w:p w14:paraId="000000B3" w14:textId="77777777" w:rsidR="007340E8" w:rsidRDefault="007340E8">
      <w:pPr>
        <w:ind w:firstLine="708"/>
        <w:rPr>
          <w:color w:val="FF0000"/>
        </w:rPr>
      </w:pPr>
    </w:p>
    <w:p w14:paraId="45D42A3F" w14:textId="233E6503" w:rsidR="00236139" w:rsidRPr="00236139" w:rsidRDefault="00AF2F16" w:rsidP="00236139">
      <w:pPr>
        <w:numPr>
          <w:ilvl w:val="0"/>
          <w:numId w:val="12"/>
        </w:numPr>
      </w:pPr>
      <w:proofErr w:type="spellStart"/>
      <w:r>
        <w:rPr>
          <w:i/>
        </w:rPr>
        <w:t>Keywords</w:t>
      </w:r>
      <w:proofErr w:type="spellEnd"/>
      <w:r>
        <w:rPr>
          <w:b/>
        </w:rPr>
        <w:t>:</w:t>
      </w:r>
      <w:r>
        <w:t xml:space="preserve"> </w:t>
      </w:r>
      <w:proofErr w:type="spellStart"/>
      <w:r w:rsidR="00236139" w:rsidRPr="00236139">
        <w:t>Unusual</w:t>
      </w:r>
      <w:proofErr w:type="spellEnd"/>
      <w:r w:rsidR="00236139" w:rsidRPr="00236139">
        <w:t xml:space="preserve"> </w:t>
      </w:r>
      <w:proofErr w:type="spellStart"/>
      <w:r w:rsidR="00236139" w:rsidRPr="00236139">
        <w:t>Transactions</w:t>
      </w:r>
      <w:proofErr w:type="spellEnd"/>
      <w:r w:rsidR="00236139">
        <w:t xml:space="preserve">, </w:t>
      </w:r>
      <w:r w:rsidR="00236139" w:rsidRPr="00236139">
        <w:t xml:space="preserve">Manual </w:t>
      </w:r>
      <w:proofErr w:type="spellStart"/>
      <w:r w:rsidR="00236139" w:rsidRPr="00236139">
        <w:t>Receipts</w:t>
      </w:r>
      <w:proofErr w:type="spellEnd"/>
      <w:r w:rsidR="00236139">
        <w:t xml:space="preserve">, </w:t>
      </w:r>
      <w:r w:rsidR="00236139" w:rsidRPr="00236139">
        <w:t xml:space="preserve">Data </w:t>
      </w:r>
      <w:proofErr w:type="spellStart"/>
      <w:r w:rsidR="00236139" w:rsidRPr="00236139">
        <w:t>Analytics</w:t>
      </w:r>
      <w:proofErr w:type="spellEnd"/>
      <w:r w:rsidR="00236139">
        <w:t xml:space="preserve">, </w:t>
      </w:r>
      <w:r w:rsidR="00236139" w:rsidRPr="00236139">
        <w:t xml:space="preserve">DBSCAN </w:t>
      </w:r>
      <w:proofErr w:type="spellStart"/>
      <w:r w:rsidR="00236139" w:rsidRPr="00236139">
        <w:t>Clustering</w:t>
      </w:r>
      <w:proofErr w:type="spellEnd"/>
      <w:r w:rsidR="00236139">
        <w:t xml:space="preserve">, </w:t>
      </w:r>
      <w:proofErr w:type="spellStart"/>
      <w:r w:rsidR="00236139" w:rsidRPr="00236139">
        <w:t>Compliance</w:t>
      </w:r>
      <w:proofErr w:type="spellEnd"/>
      <w:r w:rsidR="00236139">
        <w:rPr>
          <w:rFonts w:ascii="Segoe UI" w:hAnsi="Segoe UI" w:cs="Segoe UI"/>
          <w:color w:val="0D0D0D"/>
          <w:shd w:val="clear" w:color="auto" w:fill="FFFFFF"/>
        </w:rPr>
        <w:t>.</w:t>
      </w:r>
    </w:p>
    <w:p w14:paraId="000000B4" w14:textId="1C4487A1" w:rsidR="007340E8" w:rsidRDefault="007340E8">
      <w:pPr>
        <w:ind w:left="624"/>
      </w:pPr>
    </w:p>
    <w:p w14:paraId="000000B5" w14:textId="77777777" w:rsidR="007340E8" w:rsidRDefault="00AF2F16">
      <w:r>
        <w:t xml:space="preserve"> </w:t>
      </w:r>
    </w:p>
    <w:p w14:paraId="000000B6" w14:textId="77777777" w:rsidR="007340E8" w:rsidRDefault="00AF2F16">
      <w:pPr>
        <w:tabs>
          <w:tab w:val="left" w:pos="6787"/>
        </w:tabs>
      </w:pPr>
      <w:r>
        <w:tab/>
      </w:r>
    </w:p>
    <w:p w14:paraId="000000B7" w14:textId="77777777" w:rsidR="007340E8" w:rsidRDefault="007340E8"/>
    <w:p w14:paraId="000000B8" w14:textId="77777777" w:rsidR="007340E8" w:rsidRDefault="007340E8"/>
    <w:p w14:paraId="000000B9" w14:textId="77777777" w:rsidR="007340E8" w:rsidRDefault="007340E8"/>
    <w:p w14:paraId="000000BA" w14:textId="77777777" w:rsidR="007340E8" w:rsidRDefault="007340E8"/>
    <w:p w14:paraId="000000BB" w14:textId="77777777" w:rsidR="007340E8" w:rsidRDefault="007340E8"/>
    <w:p w14:paraId="000000BC" w14:textId="77777777" w:rsidR="007340E8" w:rsidRDefault="007340E8"/>
    <w:p w14:paraId="000000BD" w14:textId="77777777" w:rsidR="007340E8" w:rsidRDefault="007340E8"/>
    <w:p w14:paraId="000000BE" w14:textId="77777777" w:rsidR="007340E8" w:rsidRDefault="007340E8"/>
    <w:p w14:paraId="000000BF" w14:textId="77777777" w:rsidR="007340E8" w:rsidRDefault="00AF2F16">
      <w:pPr>
        <w:spacing w:after="160" w:line="259" w:lineRule="auto"/>
        <w:jc w:val="left"/>
        <w:rPr>
          <w:b/>
        </w:rPr>
      </w:pPr>
      <w:bookmarkStart w:id="20" w:name="_heading=h.lnxbz9" w:colFirst="0" w:colLast="0"/>
      <w:bookmarkEnd w:id="20"/>
      <w:r>
        <w:br w:type="page"/>
      </w:r>
    </w:p>
    <w:p w14:paraId="000000C0" w14:textId="77777777" w:rsidR="007340E8" w:rsidRDefault="00AF2F16">
      <w:pPr>
        <w:pStyle w:val="Ttulo1"/>
        <w:numPr>
          <w:ilvl w:val="0"/>
          <w:numId w:val="5"/>
        </w:numPr>
      </w:pPr>
      <w:bookmarkStart w:id="21" w:name="_heading=h.35nkun2" w:colFirst="0" w:colLast="0"/>
      <w:bookmarkEnd w:id="21"/>
      <w:r>
        <w:lastRenderedPageBreak/>
        <w:t>Descripción del problema</w:t>
      </w:r>
    </w:p>
    <w:p w14:paraId="2DB19640" w14:textId="77777777" w:rsidR="00236139" w:rsidRDefault="00236139">
      <w:pPr>
        <w:rPr>
          <w:b/>
        </w:rPr>
      </w:pPr>
    </w:p>
    <w:p w14:paraId="000000C3" w14:textId="77777777" w:rsidR="007340E8" w:rsidRDefault="00AF2F16">
      <w:pPr>
        <w:pStyle w:val="Ttulo2"/>
        <w:numPr>
          <w:ilvl w:val="1"/>
          <w:numId w:val="4"/>
        </w:numPr>
      </w:pPr>
      <w:bookmarkStart w:id="22" w:name="_heading=h.1ksv4uv" w:colFirst="0" w:colLast="0"/>
      <w:bookmarkEnd w:id="22"/>
      <w:r>
        <w:t xml:space="preserve"> Problema de negocio</w:t>
      </w:r>
    </w:p>
    <w:p w14:paraId="444C841B" w14:textId="3790C47A" w:rsidR="00236139" w:rsidRDefault="00236139" w:rsidP="00236139">
      <w:pPr>
        <w:pBdr>
          <w:top w:val="nil"/>
          <w:left w:val="nil"/>
          <w:bottom w:val="nil"/>
          <w:right w:val="nil"/>
          <w:between w:val="nil"/>
        </w:pBdr>
        <w:ind w:firstLine="709"/>
      </w:pPr>
      <w:r w:rsidRPr="00236139">
        <w:t>En una compañía de seguros, hay una opción a nivel de aplicación que permite a los usuarios que tienen acceso, realizar recibos de cobro cuyo valor se digita de forma manual, el área de control financiero debe velar por la integridad y exactitud de las cuentas de ingreso. Por tal razón, debe realizar un monitoreo y diseñar un control para la ejecución de recibos manuales. Pero el área de negocio responsable afirma, no poder monitorear todos los recibos manuales, debido a la cantidad de recibos generados en el año; Se solicitó al área responsable solo realizar control sobre los recibos más inusuales. Pero tampoco identifican de la cantidad de recibos manuales generados, cuáles podrían ser inusuales, para investigar la justificación de estas.</w:t>
      </w:r>
    </w:p>
    <w:p w14:paraId="30E6A629" w14:textId="77777777" w:rsidR="00236139" w:rsidRPr="00236139" w:rsidRDefault="00236139" w:rsidP="00236139">
      <w:pPr>
        <w:pBdr>
          <w:top w:val="nil"/>
          <w:left w:val="nil"/>
          <w:bottom w:val="nil"/>
          <w:right w:val="nil"/>
          <w:between w:val="nil"/>
        </w:pBdr>
        <w:ind w:firstLine="709"/>
      </w:pPr>
    </w:p>
    <w:p w14:paraId="000000C6" w14:textId="77777777" w:rsidR="007340E8" w:rsidRDefault="00AF2F16">
      <w:pPr>
        <w:pStyle w:val="Ttulo2"/>
        <w:numPr>
          <w:ilvl w:val="1"/>
          <w:numId w:val="4"/>
        </w:numPr>
      </w:pPr>
      <w:bookmarkStart w:id="23" w:name="_heading=h.44sinio" w:colFirst="0" w:colLast="0"/>
      <w:bookmarkEnd w:id="23"/>
      <w:r>
        <w:t xml:space="preserve"> Aproximación desde la analítica de datos </w:t>
      </w:r>
    </w:p>
    <w:p w14:paraId="000000C7" w14:textId="77777777" w:rsidR="007340E8" w:rsidRPr="00236139" w:rsidRDefault="00AF2F16" w:rsidP="00236139">
      <w:pPr>
        <w:pBdr>
          <w:top w:val="nil"/>
          <w:left w:val="nil"/>
          <w:bottom w:val="nil"/>
          <w:right w:val="nil"/>
          <w:between w:val="nil"/>
        </w:pBdr>
        <w:ind w:firstLine="709"/>
      </w:pPr>
      <w:bookmarkStart w:id="24" w:name="_heading=h.2jxsxqh" w:colFirst="0" w:colLast="0"/>
      <w:bookmarkEnd w:id="24"/>
      <w:r>
        <w:t xml:space="preserve">La idea es desarrollar un modelo no supervisado, de </w:t>
      </w:r>
      <w:proofErr w:type="spellStart"/>
      <w:r>
        <w:t>clustering</w:t>
      </w:r>
      <w:proofErr w:type="spellEnd"/>
      <w:r>
        <w:t xml:space="preserve">, específicamente DBSCAN, para identificar el ruido en los datos y una agrupación en datos que posibilite encontrar las etiquetas que posteriormente, se puedan ingresar en un modelo supervisado de clasificación </w:t>
      </w:r>
      <w:proofErr w:type="gramStart"/>
      <w:r>
        <w:t>en  usuales</w:t>
      </w:r>
      <w:proofErr w:type="gramEnd"/>
      <w:r>
        <w:t xml:space="preserve"> e inusuales. </w:t>
      </w:r>
    </w:p>
    <w:p w14:paraId="000000C8" w14:textId="77777777" w:rsidR="007340E8" w:rsidRDefault="00AF2F16">
      <w:pPr>
        <w:pStyle w:val="Ttulo2"/>
        <w:numPr>
          <w:ilvl w:val="1"/>
          <w:numId w:val="4"/>
        </w:numPr>
      </w:pPr>
      <w:bookmarkStart w:id="25" w:name="_heading=h.z337ya" w:colFirst="0" w:colLast="0"/>
      <w:bookmarkEnd w:id="25"/>
      <w:r>
        <w:t xml:space="preserve"> Origen de los datos</w:t>
      </w:r>
    </w:p>
    <w:p w14:paraId="000000CA" w14:textId="341BE015" w:rsidR="007340E8" w:rsidRDefault="00236139">
      <w:pPr>
        <w:pBdr>
          <w:top w:val="nil"/>
          <w:left w:val="nil"/>
          <w:bottom w:val="nil"/>
          <w:right w:val="nil"/>
          <w:between w:val="nil"/>
        </w:pBdr>
        <w:ind w:firstLine="709"/>
        <w:rPr>
          <w:color w:val="000000"/>
        </w:rPr>
      </w:pPr>
      <w:r w:rsidRPr="00236139">
        <w:t xml:space="preserve">Contamos </w:t>
      </w:r>
      <w:r w:rsidRPr="00236139">
        <w:t>con el</w:t>
      </w:r>
      <w:r w:rsidRPr="00236139">
        <w:t xml:space="preserve"> historial de recibos manuales realizados en 2023, de acuerdo con la </w:t>
      </w:r>
      <w:r w:rsidRPr="00236139">
        <w:t>regional, tipo</w:t>
      </w:r>
      <w:r w:rsidRPr="00236139">
        <w:t xml:space="preserve"> de </w:t>
      </w:r>
      <w:r w:rsidRPr="00236139">
        <w:t>operación,</w:t>
      </w:r>
      <w:r w:rsidRPr="00236139">
        <w:t xml:space="preserve"> fecha de ejecución, entre otros. Estos datos son extraídos del ERP SAP de la organización.  </w:t>
      </w:r>
    </w:p>
    <w:p w14:paraId="000000CB" w14:textId="77777777" w:rsidR="007340E8" w:rsidRDefault="00AF2F16">
      <w:pPr>
        <w:pStyle w:val="Ttulo2"/>
        <w:numPr>
          <w:ilvl w:val="1"/>
          <w:numId w:val="4"/>
        </w:numPr>
      </w:pPr>
      <w:bookmarkStart w:id="26" w:name="_heading=h.3j2qqm3" w:colFirst="0" w:colLast="0"/>
      <w:bookmarkEnd w:id="26"/>
      <w:r>
        <w:t xml:space="preserve"> Métricas de desempeño</w:t>
      </w:r>
    </w:p>
    <w:p w14:paraId="5E02DC0B" w14:textId="59258DF1" w:rsidR="00236139" w:rsidRPr="00236139" w:rsidRDefault="00236139" w:rsidP="00236139">
      <w:pPr>
        <w:ind w:left="851"/>
        <w:rPr>
          <w:b/>
          <w:bCs/>
          <w:color w:val="000000"/>
        </w:rPr>
      </w:pPr>
      <w:r w:rsidRPr="00236139">
        <w:rPr>
          <w:b/>
          <w:bCs/>
          <w:color w:val="000000"/>
        </w:rPr>
        <w:t xml:space="preserve">Métricas de Machine </w:t>
      </w:r>
      <w:proofErr w:type="spellStart"/>
      <w:r w:rsidRPr="00236139">
        <w:rPr>
          <w:b/>
          <w:bCs/>
          <w:color w:val="000000"/>
        </w:rPr>
        <w:t>Learning</w:t>
      </w:r>
      <w:proofErr w:type="spellEnd"/>
      <w:r>
        <w:rPr>
          <w:b/>
          <w:bCs/>
          <w:color w:val="000000"/>
        </w:rPr>
        <w:t>:</w:t>
      </w:r>
    </w:p>
    <w:p w14:paraId="2EC07F2B" w14:textId="77777777" w:rsidR="00236139" w:rsidRPr="00236139" w:rsidRDefault="00236139" w:rsidP="00236139">
      <w:pPr>
        <w:pStyle w:val="Prrafodelista"/>
        <w:numPr>
          <w:ilvl w:val="0"/>
          <w:numId w:val="17"/>
        </w:numPr>
        <w:ind w:left="567"/>
        <w:rPr>
          <w:color w:val="000000"/>
        </w:rPr>
      </w:pPr>
      <w:r w:rsidRPr="00236139">
        <w:rPr>
          <w:color w:val="000000"/>
        </w:rPr>
        <w:t xml:space="preserve">Coeficiente de Silueta: Mide qué tan bien se agrupan los puntos en sus </w:t>
      </w:r>
      <w:proofErr w:type="spellStart"/>
      <w:proofErr w:type="gramStart"/>
      <w:r w:rsidRPr="00236139">
        <w:rPr>
          <w:color w:val="000000"/>
        </w:rPr>
        <w:t>clusters</w:t>
      </w:r>
      <w:proofErr w:type="spellEnd"/>
      <w:proofErr w:type="gramEnd"/>
      <w:r w:rsidRPr="00236139">
        <w:rPr>
          <w:color w:val="000000"/>
        </w:rPr>
        <w:t xml:space="preserve">. Mayor que 0.5 indica una buena agrupación. </w:t>
      </w:r>
    </w:p>
    <w:p w14:paraId="29DB610D" w14:textId="77777777" w:rsidR="00236139" w:rsidRPr="00236139" w:rsidRDefault="00236139" w:rsidP="00236139">
      <w:pPr>
        <w:pStyle w:val="Prrafodelista"/>
        <w:numPr>
          <w:ilvl w:val="0"/>
          <w:numId w:val="17"/>
        </w:numPr>
        <w:ind w:left="567"/>
        <w:rPr>
          <w:color w:val="000000"/>
        </w:rPr>
      </w:pPr>
      <w:r w:rsidRPr="00236139">
        <w:rPr>
          <w:color w:val="000000"/>
        </w:rPr>
        <w:t>Índice de Davies-</w:t>
      </w:r>
      <w:proofErr w:type="spellStart"/>
      <w:r w:rsidRPr="00236139">
        <w:rPr>
          <w:color w:val="000000"/>
        </w:rPr>
        <w:t>Bouldin</w:t>
      </w:r>
      <w:proofErr w:type="spellEnd"/>
      <w:r w:rsidRPr="00236139">
        <w:rPr>
          <w:color w:val="000000"/>
        </w:rPr>
        <w:t xml:space="preserve">: Mide la separación y compactación de los </w:t>
      </w:r>
      <w:proofErr w:type="spellStart"/>
      <w:proofErr w:type="gramStart"/>
      <w:r w:rsidRPr="00236139">
        <w:rPr>
          <w:color w:val="000000"/>
        </w:rPr>
        <w:t>clusters</w:t>
      </w:r>
      <w:proofErr w:type="spellEnd"/>
      <w:proofErr w:type="gramEnd"/>
      <w:r w:rsidRPr="00236139">
        <w:rPr>
          <w:color w:val="000000"/>
        </w:rPr>
        <w:t xml:space="preserve">. menor </w:t>
      </w:r>
      <w:proofErr w:type="gramStart"/>
      <w:r w:rsidRPr="00236139">
        <w:rPr>
          <w:color w:val="000000"/>
        </w:rPr>
        <w:t>que  1</w:t>
      </w:r>
      <w:proofErr w:type="gramEnd"/>
      <w:r w:rsidRPr="00236139">
        <w:rPr>
          <w:color w:val="000000"/>
        </w:rPr>
        <w:t xml:space="preserve"> indica </w:t>
      </w:r>
      <w:proofErr w:type="spellStart"/>
      <w:r w:rsidRPr="00236139">
        <w:rPr>
          <w:color w:val="000000"/>
        </w:rPr>
        <w:t>clusters</w:t>
      </w:r>
      <w:proofErr w:type="spellEnd"/>
      <w:r w:rsidRPr="00236139">
        <w:rPr>
          <w:color w:val="000000"/>
        </w:rPr>
        <w:t xml:space="preserve"> bien formados.</w:t>
      </w:r>
    </w:p>
    <w:p w14:paraId="000000D1" w14:textId="79293A82" w:rsidR="007340E8" w:rsidRPr="00236139" w:rsidRDefault="00236139" w:rsidP="00236139">
      <w:pPr>
        <w:pStyle w:val="Prrafodelista"/>
        <w:numPr>
          <w:ilvl w:val="0"/>
          <w:numId w:val="17"/>
        </w:numPr>
        <w:ind w:left="567"/>
        <w:rPr>
          <w:b/>
        </w:rPr>
      </w:pPr>
      <w:r w:rsidRPr="00236139">
        <w:rPr>
          <w:color w:val="000000"/>
        </w:rPr>
        <w:t>Ruido Identificado: Proporción de puntos identificados como ruido. La métrica depende de los datos y la evolución del modelo. Por ahora 10%</w:t>
      </w:r>
      <w:bookmarkStart w:id="27" w:name="_heading=h.1y810tw" w:colFirst="0" w:colLast="0"/>
      <w:bookmarkEnd w:id="27"/>
      <w:r>
        <w:rPr>
          <w:color w:val="000000"/>
        </w:rPr>
        <w:t>.</w:t>
      </w:r>
    </w:p>
    <w:p w14:paraId="75E8A5B0" w14:textId="77777777" w:rsidR="00236139" w:rsidRDefault="00236139" w:rsidP="00236139">
      <w:pPr>
        <w:ind w:left="207"/>
        <w:rPr>
          <w:b/>
        </w:rPr>
      </w:pPr>
    </w:p>
    <w:p w14:paraId="5125AE66" w14:textId="10B0F427" w:rsidR="00236139" w:rsidRDefault="00236139" w:rsidP="00236139">
      <w:pPr>
        <w:ind w:left="851"/>
        <w:rPr>
          <w:b/>
          <w:bCs/>
          <w:color w:val="000000"/>
        </w:rPr>
      </w:pPr>
      <w:r w:rsidRPr="00236139">
        <w:rPr>
          <w:b/>
          <w:bCs/>
          <w:color w:val="000000"/>
        </w:rPr>
        <w:t xml:space="preserve">Métricas </w:t>
      </w:r>
      <w:r w:rsidRPr="00236139">
        <w:rPr>
          <w:b/>
          <w:bCs/>
          <w:color w:val="000000"/>
        </w:rPr>
        <w:t>de</w:t>
      </w:r>
      <w:r>
        <w:rPr>
          <w:b/>
          <w:bCs/>
          <w:color w:val="000000"/>
        </w:rPr>
        <w:t xml:space="preserve"> Negocio</w:t>
      </w:r>
      <w:r>
        <w:rPr>
          <w:b/>
          <w:bCs/>
          <w:color w:val="000000"/>
        </w:rPr>
        <w:t>:</w:t>
      </w:r>
    </w:p>
    <w:p w14:paraId="49DC2F85" w14:textId="4744E502" w:rsidR="00236139" w:rsidRDefault="00236139" w:rsidP="00236139">
      <w:pPr>
        <w:pStyle w:val="NormalWeb"/>
        <w:numPr>
          <w:ilvl w:val="0"/>
          <w:numId w:val="18"/>
        </w:numPr>
        <w:shd w:val="clear" w:color="auto" w:fill="FFFFFF"/>
        <w:spacing w:before="120" w:beforeAutospacing="0" w:after="0" w:afterAutospacing="0"/>
        <w:textAlignment w:val="baseline"/>
        <w:rPr>
          <w:color w:val="000000"/>
        </w:rPr>
      </w:pPr>
      <w:r>
        <w:rPr>
          <w:color w:val="000000"/>
        </w:rPr>
        <w:lastRenderedPageBreak/>
        <w:t>Tasa de Falsos Positivos y Negativos: Proporción de recibos usuales clasificados incorrectamente como inusuales y viceversa</w:t>
      </w:r>
      <w:r>
        <w:rPr>
          <w:rFonts w:ascii="Roboto" w:hAnsi="Roboto"/>
          <w:color w:val="0D0D0D"/>
          <w:shd w:val="clear" w:color="auto" w:fill="FFFFFF"/>
        </w:rPr>
        <w:t>.</w:t>
      </w:r>
      <w:r>
        <w:rPr>
          <w:color w:val="000000"/>
        </w:rPr>
        <w:t xml:space="preserve"> menor o igual </w:t>
      </w:r>
      <w:r>
        <w:rPr>
          <w:color w:val="000000"/>
        </w:rPr>
        <w:t>al 5</w:t>
      </w:r>
      <w:r>
        <w:rPr>
          <w:color w:val="000000"/>
        </w:rPr>
        <w:t>%</w:t>
      </w:r>
    </w:p>
    <w:p w14:paraId="1F17E3B3" w14:textId="1CD84CE3" w:rsidR="00236139" w:rsidRDefault="00236139" w:rsidP="00236139">
      <w:pPr>
        <w:pStyle w:val="NormalWeb"/>
        <w:numPr>
          <w:ilvl w:val="0"/>
          <w:numId w:val="18"/>
        </w:numPr>
        <w:shd w:val="clear" w:color="auto" w:fill="FFFFFF"/>
        <w:spacing w:before="0" w:beforeAutospacing="0" w:after="0" w:afterAutospacing="0"/>
        <w:textAlignment w:val="baseline"/>
        <w:rPr>
          <w:rFonts w:ascii="Roboto" w:hAnsi="Roboto"/>
          <w:color w:val="0D0D0D"/>
        </w:rPr>
      </w:pPr>
      <w:r>
        <w:rPr>
          <w:color w:val="000000"/>
        </w:rPr>
        <w:t xml:space="preserve">Consistencia de anomalías: Validación de los recibos inusuales identificados mediante </w:t>
      </w:r>
      <w:r>
        <w:rPr>
          <w:color w:val="000000"/>
        </w:rPr>
        <w:t>auditorías. Mayor</w:t>
      </w:r>
      <w:r>
        <w:rPr>
          <w:color w:val="000000"/>
        </w:rPr>
        <w:t xml:space="preserve"> o igual al ≥ 80%</w:t>
      </w:r>
    </w:p>
    <w:p w14:paraId="72871075" w14:textId="769B7F37" w:rsidR="00236139" w:rsidRDefault="00236139" w:rsidP="00236139">
      <w:pPr>
        <w:pStyle w:val="NormalWeb"/>
        <w:numPr>
          <w:ilvl w:val="0"/>
          <w:numId w:val="18"/>
        </w:numPr>
        <w:shd w:val="clear" w:color="auto" w:fill="FFFFFF"/>
        <w:spacing w:before="0" w:beforeAutospacing="0" w:after="0" w:afterAutospacing="0"/>
        <w:textAlignment w:val="baseline"/>
        <w:rPr>
          <w:color w:val="000000"/>
        </w:rPr>
      </w:pPr>
      <w:r>
        <w:rPr>
          <w:color w:val="000000"/>
        </w:rPr>
        <w:t xml:space="preserve">Reducción en la calificación del riesgo en la cuenta inherente y residual. Se espera una </w:t>
      </w:r>
      <w:r>
        <w:rPr>
          <w:color w:val="000000"/>
        </w:rPr>
        <w:t>reducción de</w:t>
      </w:r>
      <w:r>
        <w:rPr>
          <w:color w:val="000000"/>
        </w:rPr>
        <w:t xml:space="preserve"> al menos una categoría en la escala de evaluación de riesgos. </w:t>
      </w:r>
    </w:p>
    <w:p w14:paraId="7F3B2038" w14:textId="77777777" w:rsidR="00236139" w:rsidRDefault="00236139" w:rsidP="00236139">
      <w:pPr>
        <w:rPr>
          <w:b/>
          <w:bCs/>
          <w:color w:val="000000"/>
        </w:rPr>
      </w:pPr>
    </w:p>
    <w:p w14:paraId="3A54A5BB" w14:textId="77777777" w:rsidR="00236139" w:rsidRPr="00236139" w:rsidRDefault="00236139" w:rsidP="00236139">
      <w:pPr>
        <w:ind w:left="851"/>
        <w:rPr>
          <w:b/>
          <w:bCs/>
          <w:color w:val="000000"/>
        </w:rPr>
      </w:pPr>
    </w:p>
    <w:p w14:paraId="178E8233" w14:textId="77777777" w:rsidR="00236139" w:rsidRPr="00236139" w:rsidRDefault="00236139" w:rsidP="00236139">
      <w:pPr>
        <w:ind w:left="207"/>
        <w:rPr>
          <w:b/>
        </w:rPr>
      </w:pPr>
    </w:p>
    <w:p w14:paraId="000000D2" w14:textId="77777777" w:rsidR="007340E8" w:rsidRDefault="00AF2F16">
      <w:pPr>
        <w:pStyle w:val="Ttulo1"/>
        <w:numPr>
          <w:ilvl w:val="0"/>
          <w:numId w:val="4"/>
        </w:numPr>
      </w:pPr>
      <w:bookmarkStart w:id="28" w:name="_heading=h.4i7ojhp" w:colFirst="0" w:colLast="0"/>
      <w:bookmarkEnd w:id="28"/>
      <w:r>
        <w:t>O</w:t>
      </w:r>
      <w:r>
        <w:t>bjetivos</w:t>
      </w:r>
    </w:p>
    <w:p w14:paraId="000000D3" w14:textId="77777777" w:rsidR="007340E8" w:rsidRDefault="007340E8">
      <w:pPr>
        <w:rPr>
          <w:b/>
        </w:rPr>
      </w:pPr>
    </w:p>
    <w:p w14:paraId="000000D4" w14:textId="77777777" w:rsidR="007340E8" w:rsidRDefault="00AF2F16">
      <w:pPr>
        <w:pStyle w:val="Ttulo2"/>
        <w:numPr>
          <w:ilvl w:val="1"/>
          <w:numId w:val="4"/>
        </w:numPr>
      </w:pPr>
      <w:bookmarkStart w:id="29" w:name="_heading=h.2xcytpi" w:colFirst="0" w:colLast="0"/>
      <w:bookmarkEnd w:id="29"/>
      <w:r>
        <w:t>Objetivo general</w:t>
      </w:r>
    </w:p>
    <w:p w14:paraId="000000D5" w14:textId="77777777" w:rsidR="007340E8" w:rsidRDefault="007340E8">
      <w:pPr>
        <w:ind w:firstLine="708"/>
      </w:pPr>
    </w:p>
    <w:p w14:paraId="000000D7" w14:textId="3733E101" w:rsidR="007340E8" w:rsidRDefault="007D7F75">
      <w:pPr>
        <w:ind w:firstLine="708"/>
      </w:pPr>
      <w:bookmarkStart w:id="30" w:name="_heading=h.1ci93xb" w:colFirst="0" w:colLast="0"/>
      <w:bookmarkEnd w:id="30"/>
      <w:r w:rsidRPr="007D7F75">
        <w:t>Desarrollar un modelo analítico, que utilice técnicas de aprendizaje automático no supervisado en la identificación de transacciones inusuales de ‘recibos manuales’ en una compañía de seguros. Para mejorar el cumplimiento de la norma de auditoría y garantizar la integridad y exactitud de las cuentas de ingreso.</w:t>
      </w:r>
    </w:p>
    <w:p w14:paraId="61445E73" w14:textId="77777777" w:rsidR="007D7F75" w:rsidRDefault="007D7F75">
      <w:pPr>
        <w:ind w:firstLine="708"/>
      </w:pPr>
    </w:p>
    <w:p w14:paraId="000000D8" w14:textId="77777777" w:rsidR="007340E8" w:rsidRDefault="00AF2F16">
      <w:pPr>
        <w:pStyle w:val="Ttulo2"/>
        <w:numPr>
          <w:ilvl w:val="1"/>
          <w:numId w:val="4"/>
        </w:numPr>
        <w:rPr>
          <w:b w:val="0"/>
        </w:rPr>
      </w:pPr>
      <w:bookmarkStart w:id="31" w:name="_heading=h.3whwml4" w:colFirst="0" w:colLast="0"/>
      <w:bookmarkEnd w:id="31"/>
      <w:r>
        <w:t>Objetivos específicos</w:t>
      </w:r>
    </w:p>
    <w:p w14:paraId="1810B103" w14:textId="77777777" w:rsidR="007D7F75" w:rsidRPr="007D7F75" w:rsidRDefault="007D7F75" w:rsidP="007D7F75">
      <w:pPr>
        <w:pStyle w:val="Prrafodelista"/>
        <w:numPr>
          <w:ilvl w:val="0"/>
          <w:numId w:val="19"/>
        </w:numPr>
      </w:pPr>
      <w:r w:rsidRPr="007D7F75">
        <w:t xml:space="preserve">Exploratorio los registros de recibos manuales, Identificando tendencias y patrones e indicios de información inusual en los recibos generados. </w:t>
      </w:r>
    </w:p>
    <w:p w14:paraId="536378CF" w14:textId="77777777" w:rsidR="007D7F75" w:rsidRPr="007D7F75" w:rsidRDefault="007D7F75" w:rsidP="007D7F75">
      <w:pPr>
        <w:pStyle w:val="Prrafodelista"/>
        <w:numPr>
          <w:ilvl w:val="0"/>
          <w:numId w:val="19"/>
        </w:numPr>
      </w:pPr>
      <w:r w:rsidRPr="007D7F75">
        <w:t xml:space="preserve">Seleccionar y aplicar un modelo no supervisado adecuado para la identificación de etiquetas de transacciones inusuales. </w:t>
      </w:r>
    </w:p>
    <w:p w14:paraId="2A1E8A4C" w14:textId="77777777" w:rsidR="007D7F75" w:rsidRPr="007D7F75" w:rsidRDefault="007D7F75" w:rsidP="007D7F75">
      <w:pPr>
        <w:pStyle w:val="Prrafodelista"/>
        <w:numPr>
          <w:ilvl w:val="0"/>
          <w:numId w:val="19"/>
        </w:numPr>
      </w:pPr>
      <w:r w:rsidRPr="007D7F75">
        <w:t>Entrenar el modelo seleccionado utilizando los datos preprocesados.</w:t>
      </w:r>
    </w:p>
    <w:p w14:paraId="70AC4B11" w14:textId="77777777" w:rsidR="007D7F75" w:rsidRPr="007D7F75" w:rsidRDefault="007D7F75" w:rsidP="007D7F75">
      <w:pPr>
        <w:pStyle w:val="Prrafodelista"/>
        <w:numPr>
          <w:ilvl w:val="0"/>
          <w:numId w:val="19"/>
        </w:numPr>
      </w:pPr>
      <w:r w:rsidRPr="007D7F75">
        <w:t>Evaluar el rendimiento del modelo mediante el uso de métricas pertinentes como homogeneidad, completitud, precisión y tasa de identificación de transacciones inusuales.</w:t>
      </w:r>
    </w:p>
    <w:p w14:paraId="1CC8B3A1" w14:textId="77777777" w:rsidR="007D7F75" w:rsidRPr="007D7F75" w:rsidRDefault="007D7F75" w:rsidP="007D7F75">
      <w:pPr>
        <w:pStyle w:val="Prrafodelista"/>
        <w:numPr>
          <w:ilvl w:val="0"/>
          <w:numId w:val="19"/>
        </w:numPr>
      </w:pPr>
      <w:r w:rsidRPr="007D7F75">
        <w:t>Comparar las transacciones inusuales identificadas por el modelo con los resultados de auditoría para validar su efectividad y precisión.</w:t>
      </w:r>
    </w:p>
    <w:p w14:paraId="5A9FE30E" w14:textId="77777777" w:rsidR="007D7F75" w:rsidRPr="007D7F75" w:rsidRDefault="007D7F75" w:rsidP="007D7F75">
      <w:pPr>
        <w:pStyle w:val="Prrafodelista"/>
        <w:numPr>
          <w:ilvl w:val="0"/>
          <w:numId w:val="19"/>
        </w:numPr>
      </w:pPr>
      <w:r w:rsidRPr="007D7F75">
        <w:t xml:space="preserve">Definir y Documentar las etiquetas de clasificación de información inusual </w:t>
      </w:r>
    </w:p>
    <w:p w14:paraId="42D6796F" w14:textId="77777777" w:rsidR="007D7F75" w:rsidRPr="007D7F75" w:rsidRDefault="007D7F75" w:rsidP="007D7F75">
      <w:pPr>
        <w:pStyle w:val="Prrafodelista"/>
        <w:numPr>
          <w:ilvl w:val="0"/>
          <w:numId w:val="19"/>
        </w:numPr>
      </w:pPr>
      <w:r w:rsidRPr="007D7F75">
        <w:t>Realizar un análisis de costos y beneficios para evaluar el impacto del proyecto.</w:t>
      </w:r>
    </w:p>
    <w:p w14:paraId="000000E6" w14:textId="38FD8000" w:rsidR="007340E8" w:rsidRPr="007D7F75" w:rsidRDefault="007D7F75" w:rsidP="007D7F75">
      <w:pPr>
        <w:pStyle w:val="Prrafodelista"/>
        <w:numPr>
          <w:ilvl w:val="0"/>
          <w:numId w:val="19"/>
        </w:numPr>
      </w:pPr>
      <w:r w:rsidRPr="007D7F75">
        <w:t>Desplegar el modelo.</w:t>
      </w:r>
    </w:p>
    <w:p w14:paraId="000000E7" w14:textId="77777777" w:rsidR="007340E8" w:rsidRDefault="007340E8">
      <w:pPr>
        <w:jc w:val="center"/>
        <w:rPr>
          <w:b/>
        </w:rPr>
      </w:pPr>
    </w:p>
    <w:p w14:paraId="000000E8" w14:textId="77777777" w:rsidR="007340E8" w:rsidRDefault="00AF2F16">
      <w:pPr>
        <w:spacing w:after="160" w:line="259" w:lineRule="auto"/>
        <w:jc w:val="left"/>
        <w:rPr>
          <w:b/>
        </w:rPr>
      </w:pPr>
      <w:r>
        <w:lastRenderedPageBreak/>
        <w:br w:type="page"/>
      </w:r>
    </w:p>
    <w:p w14:paraId="000000E9" w14:textId="77777777" w:rsidR="007340E8" w:rsidRDefault="00AF2F16">
      <w:pPr>
        <w:pStyle w:val="Ttulo1"/>
        <w:numPr>
          <w:ilvl w:val="0"/>
          <w:numId w:val="4"/>
        </w:numPr>
      </w:pPr>
      <w:bookmarkStart w:id="32" w:name="_heading=h.2bn6wsx" w:colFirst="0" w:colLast="0"/>
      <w:bookmarkEnd w:id="32"/>
      <w:r>
        <w:lastRenderedPageBreak/>
        <w:t>Datos</w:t>
      </w:r>
    </w:p>
    <w:p w14:paraId="000000EA" w14:textId="77777777" w:rsidR="007340E8" w:rsidRDefault="007340E8"/>
    <w:p w14:paraId="000000EB" w14:textId="77777777" w:rsidR="007340E8" w:rsidRDefault="00AF2F16">
      <w:pPr>
        <w:pStyle w:val="Ttulo2"/>
        <w:numPr>
          <w:ilvl w:val="1"/>
          <w:numId w:val="4"/>
        </w:numPr>
      </w:pPr>
      <w:bookmarkStart w:id="33" w:name="_heading=h.qsh70q" w:colFirst="0" w:colLast="0"/>
      <w:bookmarkEnd w:id="33"/>
      <w:r>
        <w:t xml:space="preserve"> Datos originales</w:t>
      </w:r>
    </w:p>
    <w:p w14:paraId="000000EC" w14:textId="77777777" w:rsidR="007340E8" w:rsidRDefault="00AF2F16">
      <w:pPr>
        <w:ind w:left="360"/>
      </w:pPr>
      <w:r>
        <w:t xml:space="preserve">Los datos se encuentran en el sistema interno de información de la compañía el cual se maneja por medio </w:t>
      </w:r>
      <w:proofErr w:type="gramStart"/>
      <w:r>
        <w:t>de  SAP</w:t>
      </w:r>
      <w:proofErr w:type="gramEnd"/>
      <w:r>
        <w:t xml:space="preserve">, la información es cargada de forma manual por los operadores y se pueden descargar si se tienen las credenciales de acceso al sistema. Este </w:t>
      </w:r>
      <w:proofErr w:type="spellStart"/>
      <w:r>
        <w:t>Dataset</w:t>
      </w:r>
      <w:proofErr w:type="spellEnd"/>
      <w:r>
        <w:t xml:space="preserve"> contiene los manuales tanto notas débito como crédito que se realizaron en 2023 y las columnas se refieren a cada una de las siguientes variables.</w:t>
      </w:r>
    </w:p>
    <w:p w14:paraId="000000ED" w14:textId="77777777" w:rsidR="007340E8" w:rsidRDefault="007340E8">
      <w:pPr>
        <w:ind w:left="360"/>
      </w:pPr>
    </w:p>
    <w:p w14:paraId="000000EE" w14:textId="77777777" w:rsidR="007340E8" w:rsidRDefault="00AF2F16">
      <w:pPr>
        <w:spacing w:line="240" w:lineRule="auto"/>
        <w:ind w:left="360"/>
      </w:pPr>
      <w:proofErr w:type="spellStart"/>
      <w:r>
        <w:rPr>
          <w:b/>
        </w:rPr>
        <w:t>Numero_Poliza</w:t>
      </w:r>
      <w:proofErr w:type="spellEnd"/>
      <w:r>
        <w:t xml:space="preserve">: Es el </w:t>
      </w:r>
      <w:proofErr w:type="spellStart"/>
      <w:r>
        <w:t>núemro</w:t>
      </w:r>
      <w:proofErr w:type="spellEnd"/>
      <w:r>
        <w:t xml:space="preserve"> de </w:t>
      </w:r>
      <w:proofErr w:type="spellStart"/>
      <w:r>
        <w:t>poliza</w:t>
      </w:r>
      <w:proofErr w:type="spellEnd"/>
      <w:r>
        <w:t xml:space="preserve"> al cual corresponde el recibo manual.</w:t>
      </w:r>
    </w:p>
    <w:p w14:paraId="000000EF" w14:textId="77777777" w:rsidR="007340E8" w:rsidRDefault="007340E8">
      <w:pPr>
        <w:spacing w:line="240" w:lineRule="auto"/>
        <w:ind w:left="360"/>
      </w:pPr>
    </w:p>
    <w:p w14:paraId="000000F0" w14:textId="77777777" w:rsidR="007340E8" w:rsidRDefault="00AF2F16">
      <w:pPr>
        <w:spacing w:line="240" w:lineRule="auto"/>
        <w:ind w:left="360"/>
      </w:pPr>
      <w:proofErr w:type="spellStart"/>
      <w:r>
        <w:rPr>
          <w:b/>
        </w:rPr>
        <w:t>Codigo_Ramo_Op</w:t>
      </w:r>
      <w:proofErr w:type="spellEnd"/>
      <w:r>
        <w:t xml:space="preserve">: Es le código de ramo al cual pertenece la </w:t>
      </w:r>
      <w:proofErr w:type="spellStart"/>
      <w:r>
        <w:t>poliza</w:t>
      </w:r>
      <w:proofErr w:type="spellEnd"/>
      <w:r>
        <w:t xml:space="preserve"> (producto)</w:t>
      </w:r>
    </w:p>
    <w:p w14:paraId="000000F1" w14:textId="77777777" w:rsidR="007340E8" w:rsidRDefault="007340E8">
      <w:pPr>
        <w:spacing w:line="240" w:lineRule="auto"/>
        <w:ind w:left="360"/>
      </w:pPr>
    </w:p>
    <w:p w14:paraId="000000F2" w14:textId="77777777" w:rsidR="007340E8" w:rsidRDefault="00AF2F16">
      <w:pPr>
        <w:spacing w:line="240" w:lineRule="auto"/>
        <w:ind w:left="360"/>
      </w:pPr>
      <w:proofErr w:type="spellStart"/>
      <w:r>
        <w:rPr>
          <w:b/>
        </w:rPr>
        <w:t>Num_Recibo</w:t>
      </w:r>
      <w:proofErr w:type="spellEnd"/>
      <w:r>
        <w:t>: número asignado al recibo manual.</w:t>
      </w:r>
    </w:p>
    <w:p w14:paraId="000000F3" w14:textId="77777777" w:rsidR="007340E8" w:rsidRDefault="007340E8">
      <w:pPr>
        <w:spacing w:line="240" w:lineRule="auto"/>
        <w:ind w:left="360"/>
      </w:pPr>
    </w:p>
    <w:p w14:paraId="000000F4" w14:textId="77777777" w:rsidR="007340E8" w:rsidRDefault="00AF2F16">
      <w:pPr>
        <w:spacing w:line="240" w:lineRule="auto"/>
        <w:ind w:left="360"/>
      </w:pPr>
      <w:proofErr w:type="spellStart"/>
      <w:r>
        <w:rPr>
          <w:b/>
        </w:rPr>
        <w:t>Fecha_Emision</w:t>
      </w:r>
      <w:proofErr w:type="spellEnd"/>
      <w:r>
        <w:t>: fecha de emisión del recibo manual.</w:t>
      </w:r>
    </w:p>
    <w:p w14:paraId="000000F5" w14:textId="77777777" w:rsidR="007340E8" w:rsidRDefault="007340E8">
      <w:pPr>
        <w:spacing w:line="240" w:lineRule="auto"/>
        <w:ind w:left="360"/>
      </w:pPr>
    </w:p>
    <w:p w14:paraId="000000F6" w14:textId="77777777" w:rsidR="007340E8" w:rsidRDefault="00AF2F16">
      <w:pPr>
        <w:spacing w:line="240" w:lineRule="auto"/>
        <w:ind w:left="360"/>
      </w:pPr>
      <w:proofErr w:type="spellStart"/>
      <w:r>
        <w:rPr>
          <w:b/>
        </w:rPr>
        <w:t>Fecha_Movimiento</w:t>
      </w:r>
      <w:proofErr w:type="spellEnd"/>
      <w:r>
        <w:t>: Fecha en la cual se realizó el movimiento.</w:t>
      </w:r>
    </w:p>
    <w:p w14:paraId="000000F7" w14:textId="77777777" w:rsidR="007340E8" w:rsidRDefault="007340E8">
      <w:pPr>
        <w:spacing w:line="240" w:lineRule="auto"/>
        <w:ind w:left="360"/>
      </w:pPr>
    </w:p>
    <w:p w14:paraId="000000F8" w14:textId="77777777" w:rsidR="007340E8" w:rsidRDefault="00AF2F16">
      <w:pPr>
        <w:spacing w:line="240" w:lineRule="auto"/>
        <w:ind w:left="360"/>
      </w:pPr>
      <w:r>
        <w:rPr>
          <w:b/>
        </w:rPr>
        <w:t>Fecha de cobro</w:t>
      </w:r>
      <w:r>
        <w:t>: fecha en la cual se hará efectivo el cobro.</w:t>
      </w:r>
    </w:p>
    <w:p w14:paraId="000000F9" w14:textId="77777777" w:rsidR="007340E8" w:rsidRDefault="007340E8">
      <w:pPr>
        <w:spacing w:line="240" w:lineRule="auto"/>
        <w:ind w:left="360"/>
      </w:pPr>
    </w:p>
    <w:p w14:paraId="000000FA" w14:textId="77777777" w:rsidR="007340E8" w:rsidRDefault="00AF2F16">
      <w:pPr>
        <w:spacing w:line="240" w:lineRule="auto"/>
        <w:ind w:left="360"/>
      </w:pPr>
      <w:proofErr w:type="spellStart"/>
      <w:r>
        <w:rPr>
          <w:b/>
        </w:rPr>
        <w:t>Cod_Sucursal</w:t>
      </w:r>
      <w:proofErr w:type="spellEnd"/>
      <w:r>
        <w:t xml:space="preserve">: Código de la </w:t>
      </w:r>
      <w:proofErr w:type="spellStart"/>
      <w:r>
        <w:t>sucursual</w:t>
      </w:r>
      <w:proofErr w:type="spellEnd"/>
      <w:r>
        <w:t xml:space="preserve"> donde se realizó el recibo.</w:t>
      </w:r>
    </w:p>
    <w:p w14:paraId="000000FB" w14:textId="77777777" w:rsidR="007340E8" w:rsidRDefault="007340E8">
      <w:pPr>
        <w:spacing w:line="240" w:lineRule="auto"/>
        <w:ind w:left="360"/>
      </w:pPr>
    </w:p>
    <w:p w14:paraId="000000FC" w14:textId="77777777" w:rsidR="007340E8" w:rsidRDefault="00AF2F16">
      <w:pPr>
        <w:spacing w:line="240" w:lineRule="auto"/>
        <w:ind w:left="360"/>
      </w:pPr>
      <w:proofErr w:type="spellStart"/>
      <w:r>
        <w:rPr>
          <w:b/>
        </w:rPr>
        <w:t>Cod_Agente</w:t>
      </w:r>
      <w:proofErr w:type="spellEnd"/>
      <w:r>
        <w:t>: Código del agente que solicitó el recibo.</w:t>
      </w:r>
    </w:p>
    <w:p w14:paraId="000000FD" w14:textId="77777777" w:rsidR="007340E8" w:rsidRDefault="007340E8">
      <w:pPr>
        <w:spacing w:line="240" w:lineRule="auto"/>
        <w:ind w:left="360"/>
      </w:pPr>
    </w:p>
    <w:p w14:paraId="000000FE" w14:textId="77777777" w:rsidR="007340E8" w:rsidRDefault="00AF2F16">
      <w:pPr>
        <w:spacing w:line="240" w:lineRule="auto"/>
        <w:ind w:left="360"/>
      </w:pPr>
      <w:proofErr w:type="spellStart"/>
      <w:r>
        <w:rPr>
          <w:b/>
        </w:rPr>
        <w:t>Estado_Contrato_Cd</w:t>
      </w:r>
      <w:proofErr w:type="spellEnd"/>
      <w:r>
        <w:t>: Número de asignación al estado del contrato.</w:t>
      </w:r>
    </w:p>
    <w:p w14:paraId="000000FF" w14:textId="77777777" w:rsidR="007340E8" w:rsidRDefault="007340E8">
      <w:pPr>
        <w:spacing w:line="240" w:lineRule="auto"/>
        <w:ind w:left="360"/>
      </w:pPr>
    </w:p>
    <w:p w14:paraId="00000100" w14:textId="77777777" w:rsidR="007340E8" w:rsidRDefault="00AF2F16">
      <w:pPr>
        <w:spacing w:line="240" w:lineRule="auto"/>
        <w:ind w:left="360"/>
      </w:pPr>
      <w:proofErr w:type="spellStart"/>
      <w:r>
        <w:rPr>
          <w:b/>
        </w:rPr>
        <w:t>Estado_Contrato_Desc</w:t>
      </w:r>
      <w:proofErr w:type="spellEnd"/>
      <w:r>
        <w:t xml:space="preserve">: Estado en el cual se encuentra la </w:t>
      </w:r>
      <w:proofErr w:type="spellStart"/>
      <w:r>
        <w:t>poliza</w:t>
      </w:r>
      <w:proofErr w:type="spellEnd"/>
      <w:r>
        <w:t>.</w:t>
      </w:r>
    </w:p>
    <w:p w14:paraId="00000101" w14:textId="77777777" w:rsidR="007340E8" w:rsidRDefault="007340E8">
      <w:pPr>
        <w:spacing w:line="240" w:lineRule="auto"/>
        <w:ind w:left="360"/>
      </w:pPr>
    </w:p>
    <w:p w14:paraId="00000102" w14:textId="77777777" w:rsidR="007340E8" w:rsidRDefault="00AF2F16">
      <w:pPr>
        <w:spacing w:line="240" w:lineRule="auto"/>
        <w:ind w:left="360"/>
      </w:pPr>
      <w:proofErr w:type="spellStart"/>
      <w:r>
        <w:rPr>
          <w:b/>
        </w:rPr>
        <w:t>Nombre_Regional</w:t>
      </w:r>
      <w:proofErr w:type="spellEnd"/>
      <w:r>
        <w:t>: Nombre de la regional.</w:t>
      </w:r>
    </w:p>
    <w:p w14:paraId="00000103" w14:textId="77777777" w:rsidR="007340E8" w:rsidRDefault="007340E8">
      <w:pPr>
        <w:spacing w:line="240" w:lineRule="auto"/>
        <w:ind w:left="360"/>
      </w:pPr>
    </w:p>
    <w:p w14:paraId="00000104" w14:textId="77777777" w:rsidR="007340E8" w:rsidRDefault="00AF2F16">
      <w:pPr>
        <w:spacing w:line="240" w:lineRule="auto"/>
        <w:ind w:left="360"/>
      </w:pPr>
      <w:proofErr w:type="spellStart"/>
      <w:r>
        <w:rPr>
          <w:b/>
        </w:rPr>
        <w:t>Nombre_Canal_Comercial</w:t>
      </w:r>
      <w:proofErr w:type="spellEnd"/>
      <w:r>
        <w:rPr>
          <w:b/>
        </w:rPr>
        <w:t>:</w:t>
      </w:r>
      <w:r>
        <w:t xml:space="preserve"> Canal comercial que solicitó el recibo.</w:t>
      </w:r>
    </w:p>
    <w:p w14:paraId="00000105" w14:textId="77777777" w:rsidR="007340E8" w:rsidRDefault="007340E8">
      <w:pPr>
        <w:spacing w:line="240" w:lineRule="auto"/>
        <w:ind w:left="360"/>
      </w:pPr>
    </w:p>
    <w:p w14:paraId="00000106" w14:textId="77777777" w:rsidR="007340E8" w:rsidRDefault="00AF2F16">
      <w:pPr>
        <w:spacing w:line="240" w:lineRule="auto"/>
        <w:ind w:left="360"/>
      </w:pPr>
      <w:proofErr w:type="spellStart"/>
      <w:r>
        <w:rPr>
          <w:b/>
        </w:rPr>
        <w:t>estado_rec</w:t>
      </w:r>
      <w:proofErr w:type="spellEnd"/>
      <w:r>
        <w:t>: Estado del recibo.</w:t>
      </w:r>
    </w:p>
    <w:p w14:paraId="00000107" w14:textId="77777777" w:rsidR="007340E8" w:rsidRDefault="007340E8">
      <w:pPr>
        <w:spacing w:line="240" w:lineRule="auto"/>
        <w:ind w:left="360"/>
      </w:pPr>
    </w:p>
    <w:p w14:paraId="00000108" w14:textId="77777777" w:rsidR="007340E8" w:rsidRDefault="00AF2F16">
      <w:pPr>
        <w:spacing w:line="240" w:lineRule="auto"/>
        <w:ind w:left="360"/>
      </w:pPr>
      <w:proofErr w:type="spellStart"/>
      <w:r>
        <w:rPr>
          <w:b/>
        </w:rPr>
        <w:t>Tipo_Oper_Pago_Cd</w:t>
      </w:r>
      <w:proofErr w:type="spellEnd"/>
      <w:r>
        <w:t xml:space="preserve">: Número </w:t>
      </w:r>
      <w:proofErr w:type="spellStart"/>
      <w:r>
        <w:t>asigando</w:t>
      </w:r>
      <w:proofErr w:type="spellEnd"/>
      <w:r>
        <w:t xml:space="preserve"> por </w:t>
      </w:r>
      <w:proofErr w:type="spellStart"/>
      <w:r>
        <w:t>Sap</w:t>
      </w:r>
      <w:proofErr w:type="spellEnd"/>
      <w:r>
        <w:t xml:space="preserve"> a la operación</w:t>
      </w:r>
    </w:p>
    <w:p w14:paraId="00000109" w14:textId="77777777" w:rsidR="007340E8" w:rsidRDefault="007340E8">
      <w:pPr>
        <w:spacing w:line="240" w:lineRule="auto"/>
        <w:ind w:left="360"/>
      </w:pPr>
    </w:p>
    <w:p w14:paraId="0000010A" w14:textId="77777777" w:rsidR="007340E8" w:rsidRDefault="00AF2F16">
      <w:pPr>
        <w:spacing w:line="240" w:lineRule="auto"/>
        <w:ind w:left="360"/>
      </w:pPr>
      <w:proofErr w:type="spellStart"/>
      <w:r>
        <w:rPr>
          <w:b/>
        </w:rPr>
        <w:t>Desc_Causa_Estado</w:t>
      </w:r>
      <w:proofErr w:type="spellEnd"/>
      <w:r>
        <w:t xml:space="preserve"> Justificación del recibo manual.</w:t>
      </w:r>
    </w:p>
    <w:p w14:paraId="0000010B" w14:textId="77777777" w:rsidR="007340E8" w:rsidRDefault="007340E8">
      <w:pPr>
        <w:spacing w:line="240" w:lineRule="auto"/>
        <w:ind w:left="360"/>
      </w:pPr>
    </w:p>
    <w:p w14:paraId="0000010C" w14:textId="77777777" w:rsidR="007340E8" w:rsidRDefault="00AF2F16">
      <w:pPr>
        <w:spacing w:line="240" w:lineRule="auto"/>
        <w:ind w:left="360"/>
      </w:pPr>
      <w:proofErr w:type="spellStart"/>
      <w:r>
        <w:rPr>
          <w:b/>
        </w:rPr>
        <w:t>Valor_Cobro</w:t>
      </w:r>
      <w:proofErr w:type="spellEnd"/>
      <w:r>
        <w:t>: Valor del recibo del cobro.</w:t>
      </w:r>
    </w:p>
    <w:p w14:paraId="0000010D" w14:textId="77777777" w:rsidR="007340E8" w:rsidRDefault="007340E8">
      <w:pPr>
        <w:spacing w:line="240" w:lineRule="auto"/>
      </w:pPr>
    </w:p>
    <w:p w14:paraId="0000010E" w14:textId="77777777" w:rsidR="007340E8" w:rsidRDefault="007340E8">
      <w:pPr>
        <w:spacing w:line="240" w:lineRule="auto"/>
        <w:ind w:left="360"/>
      </w:pPr>
    </w:p>
    <w:p w14:paraId="0000010F" w14:textId="77777777" w:rsidR="007340E8" w:rsidRDefault="00AF2F16">
      <w:pPr>
        <w:spacing w:line="240" w:lineRule="auto"/>
        <w:ind w:left="360"/>
      </w:pPr>
      <w:proofErr w:type="spellStart"/>
      <w:r>
        <w:rPr>
          <w:b/>
        </w:rPr>
        <w:lastRenderedPageBreak/>
        <w:t>Desc_Operacion_Pago</w:t>
      </w:r>
      <w:proofErr w:type="spellEnd"/>
      <w:r>
        <w:t>: Descripción de la operación.</w:t>
      </w:r>
    </w:p>
    <w:p w14:paraId="00000110" w14:textId="77777777" w:rsidR="007340E8" w:rsidRDefault="007340E8">
      <w:pPr>
        <w:spacing w:line="240" w:lineRule="auto"/>
        <w:ind w:left="360"/>
      </w:pPr>
    </w:p>
    <w:p w14:paraId="00000111" w14:textId="77777777" w:rsidR="007340E8" w:rsidRDefault="00AF2F16">
      <w:pPr>
        <w:spacing w:line="240" w:lineRule="auto"/>
        <w:ind w:left="360"/>
      </w:pPr>
      <w:r>
        <w:t xml:space="preserve">El </w:t>
      </w:r>
      <w:proofErr w:type="spellStart"/>
      <w:r>
        <w:t>Dataframe</w:t>
      </w:r>
      <w:proofErr w:type="spellEnd"/>
      <w:r>
        <w:t xml:space="preserve"> cuenta con 36098 filas y 17 columnas para un total de 613666 datos y se puede descargar de SAP en formato CSV, dado que cuenta con información sensible para la compañía no se encuentra en ningún repositorio público y su acceso es limitado.  </w:t>
      </w:r>
    </w:p>
    <w:p w14:paraId="00000112" w14:textId="77777777" w:rsidR="007340E8" w:rsidRDefault="007340E8"/>
    <w:p w14:paraId="00000113" w14:textId="77777777" w:rsidR="007340E8" w:rsidRDefault="007340E8"/>
    <w:p w14:paraId="00000114" w14:textId="77777777" w:rsidR="007340E8" w:rsidRDefault="00AF2F16">
      <w:pPr>
        <w:pStyle w:val="Ttulo2"/>
        <w:numPr>
          <w:ilvl w:val="1"/>
          <w:numId w:val="4"/>
        </w:numPr>
      </w:pPr>
      <w:bookmarkStart w:id="34" w:name="_heading=h.3as4poj" w:colFirst="0" w:colLast="0"/>
      <w:bookmarkEnd w:id="34"/>
      <w:r>
        <w:t xml:space="preserve"> </w:t>
      </w:r>
      <w:proofErr w:type="spellStart"/>
      <w:r>
        <w:t>Datsets</w:t>
      </w:r>
      <w:proofErr w:type="spellEnd"/>
    </w:p>
    <w:p w14:paraId="00000115" w14:textId="77777777" w:rsidR="007340E8" w:rsidRDefault="00AF2F16">
      <w:r>
        <w:t xml:space="preserve">La preparación de los </w:t>
      </w:r>
      <w:proofErr w:type="spellStart"/>
      <w:r>
        <w:t>datasets</w:t>
      </w:r>
      <w:proofErr w:type="spellEnd"/>
      <w:r>
        <w:t xml:space="preserve"> se inicia eliminando algunas columnas que no aportan información relevante para el modelo que se desea construir, dichas columnas son: </w:t>
      </w:r>
    </w:p>
    <w:p w14:paraId="00000116" w14:textId="77777777" w:rsidR="007340E8" w:rsidRDefault="00AF2F16">
      <w:proofErr w:type="spellStart"/>
      <w:r>
        <w:t>Fecha_Movimiento</w:t>
      </w:r>
      <w:proofErr w:type="spellEnd"/>
      <w:r>
        <w:t>: Dado que es un proceso automático realizado por un tercero, no tiene correlación alguna con el proceso de las transacciones.</w:t>
      </w:r>
    </w:p>
    <w:p w14:paraId="00000117" w14:textId="77777777" w:rsidR="007340E8" w:rsidRDefault="00AF2F16">
      <w:proofErr w:type="spellStart"/>
      <w:r>
        <w:t>Num_Recibo</w:t>
      </w:r>
      <w:proofErr w:type="spellEnd"/>
      <w:r>
        <w:t xml:space="preserve">: Este es un código secuencial que se asigna al entrar al sistema, el mismo no tiene </w:t>
      </w:r>
      <w:proofErr w:type="spellStart"/>
      <w:r>
        <w:t>ningúna</w:t>
      </w:r>
      <w:proofErr w:type="spellEnd"/>
      <w:r>
        <w:t xml:space="preserve"> influencia en el proceso de las transacciones. </w:t>
      </w:r>
    </w:p>
    <w:p w14:paraId="00000118" w14:textId="77777777" w:rsidR="007340E8" w:rsidRDefault="00AF2F16">
      <w:proofErr w:type="spellStart"/>
      <w:r>
        <w:t>Cod_Sucursal</w:t>
      </w:r>
      <w:proofErr w:type="spellEnd"/>
      <w:r>
        <w:t>: este campo puede ser de importancia para el caso de estudio, pero dada la gran cantidad de sucursales se hace necesario agrupar las categorías de algún modo, dicha agrupación puede ser por región y dado que el campo “</w:t>
      </w:r>
      <w:proofErr w:type="spellStart"/>
      <w:r>
        <w:t>Nombre_Regional</w:t>
      </w:r>
      <w:proofErr w:type="spellEnd"/>
      <w:r>
        <w:t xml:space="preserve">” ya existe, sería redundante trabajar la sucursal. </w:t>
      </w:r>
    </w:p>
    <w:p w14:paraId="00000119" w14:textId="77777777" w:rsidR="007340E8" w:rsidRDefault="00AF2F16">
      <w:proofErr w:type="spellStart"/>
      <w:r>
        <w:t>Cod_Agente</w:t>
      </w:r>
      <w:proofErr w:type="spellEnd"/>
      <w:r>
        <w:t>: al igual que el caso anterior, las categorías de esta columna se pueden agrupar en “</w:t>
      </w:r>
      <w:proofErr w:type="spellStart"/>
      <w:r>
        <w:t>Nombre_Regional</w:t>
      </w:r>
      <w:proofErr w:type="spellEnd"/>
      <w:r>
        <w:t>”</w:t>
      </w:r>
    </w:p>
    <w:p w14:paraId="0000011A" w14:textId="77777777" w:rsidR="007340E8" w:rsidRDefault="00AF2F16">
      <w:proofErr w:type="spellStart"/>
      <w:r>
        <w:t>Estado_Contrato_Cd</w:t>
      </w:r>
      <w:proofErr w:type="spellEnd"/>
      <w:r>
        <w:t xml:space="preserve">: dado que se trabará con el estado del contrato, no hace </w:t>
      </w:r>
      <w:proofErr w:type="spellStart"/>
      <w:r>
        <w:t>ncesario</w:t>
      </w:r>
      <w:proofErr w:type="spellEnd"/>
      <w:r>
        <w:t xml:space="preserve"> trabajar con el </w:t>
      </w:r>
      <w:proofErr w:type="spellStart"/>
      <w:r>
        <w:t>codigo</w:t>
      </w:r>
      <w:proofErr w:type="spellEnd"/>
      <w:r>
        <w:t xml:space="preserve"> del mismo</w:t>
      </w:r>
    </w:p>
    <w:p w14:paraId="0000011B" w14:textId="77777777" w:rsidR="007340E8" w:rsidRDefault="00AF2F16">
      <w:proofErr w:type="spellStart"/>
      <w:r>
        <w:t>Nombre_Canal_Comercial</w:t>
      </w:r>
      <w:proofErr w:type="spellEnd"/>
      <w:r>
        <w:t xml:space="preserve">: el nombre del canal comercial está relacionado con la forma en la que se vendió la póliza y dado que esta actividad no se realiza por el mismo equipo de transacciones, no es relevante para el caso de estudio. </w:t>
      </w:r>
    </w:p>
    <w:p w14:paraId="0000011C" w14:textId="77777777" w:rsidR="007340E8" w:rsidRDefault="00AF2F16">
      <w:proofErr w:type="spellStart"/>
      <w:r>
        <w:t>estado_rec</w:t>
      </w:r>
      <w:proofErr w:type="spellEnd"/>
      <w:r>
        <w:t xml:space="preserve">: todos los recibos en esta base de datos deben estar legalizados o </w:t>
      </w:r>
      <w:proofErr w:type="spellStart"/>
      <w:r>
        <w:t>proximos</w:t>
      </w:r>
      <w:proofErr w:type="spellEnd"/>
      <w:r>
        <w:t xml:space="preserve"> a legalizar, por lo que esta columna no aporta información al modelo.</w:t>
      </w:r>
    </w:p>
    <w:p w14:paraId="0000011D" w14:textId="77777777" w:rsidR="007340E8" w:rsidRDefault="00AF2F16">
      <w:proofErr w:type="spellStart"/>
      <w:r>
        <w:t>Tipo_Oper_Pago_Cd</w:t>
      </w:r>
      <w:proofErr w:type="spellEnd"/>
      <w:r>
        <w:t xml:space="preserve">: esté es un número asignado por SAP a la operación y no tiene relevancia para el modelo. </w:t>
      </w:r>
    </w:p>
    <w:p w14:paraId="0000011E" w14:textId="616FD6C2" w:rsidR="007340E8" w:rsidRDefault="00AF2F16">
      <w:proofErr w:type="spellStart"/>
      <w:r>
        <w:t>Numero_poliza</w:t>
      </w:r>
      <w:proofErr w:type="spellEnd"/>
      <w:r>
        <w:t xml:space="preserve">: dado que este es un número secuencial asignado al momento de vender la póliza este no debería tener relación con la transacción en el modelo que se plantea, sin </w:t>
      </w:r>
      <w:r w:rsidR="006A59F6">
        <w:t>embargo,</w:t>
      </w:r>
      <w:r>
        <w:t xml:space="preserve"> esta información puede ser utilizada en un futuro con un modelo paralelo que revise la frecuencia con la que una póliza genera cobros. </w:t>
      </w:r>
    </w:p>
    <w:p w14:paraId="0000011F" w14:textId="77777777" w:rsidR="007340E8" w:rsidRDefault="00AF2F16">
      <w:proofErr w:type="spellStart"/>
      <w:r>
        <w:lastRenderedPageBreak/>
        <w:t>Fecha_cobro</w:t>
      </w:r>
      <w:proofErr w:type="spellEnd"/>
      <w:r>
        <w:t>: está fecha depende de un tercero y no tiene que ver con la actividad de la compañía, no se tendrá en cuenta en el modelo de manera inicial.</w:t>
      </w:r>
    </w:p>
    <w:p w14:paraId="00000120" w14:textId="77777777" w:rsidR="007340E8" w:rsidRDefault="007340E8"/>
    <w:p w14:paraId="00000121" w14:textId="7036BF6E" w:rsidR="007340E8" w:rsidRDefault="00AF2F16">
      <w:r>
        <w:t xml:space="preserve">seleccionadas las columnas con las que se va a trabajar, se procede a convertir en </w:t>
      </w:r>
      <w:proofErr w:type="spellStart"/>
      <w:r>
        <w:t>string</w:t>
      </w:r>
      <w:proofErr w:type="spellEnd"/>
      <w:r>
        <w:t xml:space="preserve"> las columnas categóricas y en </w:t>
      </w:r>
      <w:proofErr w:type="spellStart"/>
      <w:r>
        <w:t>float</w:t>
      </w:r>
      <w:proofErr w:type="spellEnd"/>
      <w:r>
        <w:t xml:space="preserve"> la </w:t>
      </w:r>
      <w:r w:rsidR="006A59F6">
        <w:t>columna numérica</w:t>
      </w:r>
      <w:r>
        <w:t>, posteriormente se procede a agrupar las categorías de la columna ‘</w:t>
      </w:r>
      <w:proofErr w:type="spellStart"/>
      <w:r>
        <w:t>Codigo_Ramo_Op</w:t>
      </w:r>
      <w:proofErr w:type="spellEnd"/>
      <w:r>
        <w:t>’ así:</w:t>
      </w:r>
    </w:p>
    <w:p w14:paraId="00000122" w14:textId="77777777" w:rsidR="007340E8" w:rsidRDefault="007340E8"/>
    <w:p w14:paraId="00000123" w14:textId="77777777" w:rsidR="007340E8" w:rsidRDefault="00AF2F16">
      <w:r>
        <w:t>Bienes muebles e inmuebles:</w:t>
      </w:r>
    </w:p>
    <w:p w14:paraId="00000124" w14:textId="77777777" w:rsidR="007340E8" w:rsidRDefault="00AF2F16">
      <w:r>
        <w:t>007, aeronaves casco</w:t>
      </w:r>
    </w:p>
    <w:p w14:paraId="00000125" w14:textId="77777777" w:rsidR="007340E8" w:rsidRDefault="00AF2F16">
      <w:r>
        <w:t>009, equipo electrónico</w:t>
      </w:r>
    </w:p>
    <w:p w14:paraId="00000126" w14:textId="77777777" w:rsidR="007340E8" w:rsidRDefault="00AF2F16">
      <w:r>
        <w:t>015, sustracción establecimientos</w:t>
      </w:r>
    </w:p>
    <w:p w14:paraId="00000127" w14:textId="77777777" w:rsidR="007340E8" w:rsidRDefault="00AF2F16">
      <w:r>
        <w:t>019, rotura maquinaria</w:t>
      </w:r>
    </w:p>
    <w:p w14:paraId="00000128" w14:textId="77777777" w:rsidR="007340E8" w:rsidRDefault="00AF2F16">
      <w:r>
        <w:t>028, hogar</w:t>
      </w:r>
    </w:p>
    <w:p w14:paraId="00000129" w14:textId="77777777" w:rsidR="007340E8" w:rsidRDefault="00AF2F16">
      <w:r>
        <w:t>030, incendio</w:t>
      </w:r>
    </w:p>
    <w:p w14:paraId="0000012A" w14:textId="77777777" w:rsidR="007340E8" w:rsidRDefault="00AF2F16">
      <w:r>
        <w:t>032, maquinaria y equipo</w:t>
      </w:r>
    </w:p>
    <w:p w14:paraId="0000012B" w14:textId="77777777" w:rsidR="007340E8" w:rsidRDefault="00AF2F16">
      <w:r>
        <w:t xml:space="preserve">040, </w:t>
      </w:r>
      <w:proofErr w:type="spellStart"/>
      <w:r>
        <w:t>automoviles</w:t>
      </w:r>
      <w:proofErr w:type="spellEnd"/>
    </w:p>
    <w:p w14:paraId="0000012C" w14:textId="77777777" w:rsidR="007340E8" w:rsidRDefault="00AF2F16">
      <w:r>
        <w:t>039, obras civiles</w:t>
      </w:r>
    </w:p>
    <w:p w14:paraId="0000012D" w14:textId="77777777" w:rsidR="007340E8" w:rsidRDefault="007340E8"/>
    <w:p w14:paraId="0000012E" w14:textId="77777777" w:rsidR="007340E8" w:rsidRDefault="00AF2F16">
      <w:r>
        <w:t>Gestión empresarial o bancaria</w:t>
      </w:r>
    </w:p>
    <w:p w14:paraId="0000012F" w14:textId="77777777" w:rsidR="007340E8" w:rsidRDefault="00AF2F16">
      <w:r>
        <w:t>011, manejo</w:t>
      </w:r>
    </w:p>
    <w:p w14:paraId="00000130" w14:textId="77777777" w:rsidR="007340E8" w:rsidRDefault="00AF2F16">
      <w:r>
        <w:t>012, cumplimiento</w:t>
      </w:r>
    </w:p>
    <w:p w14:paraId="00000131" w14:textId="77777777" w:rsidR="007340E8" w:rsidRDefault="00AF2F16">
      <w:r>
        <w:t>013, responsabilidad civil</w:t>
      </w:r>
    </w:p>
    <w:p w14:paraId="00000132" w14:textId="77777777" w:rsidR="007340E8" w:rsidRDefault="00AF2F16">
      <w:r>
        <w:t>017, manejo bancario</w:t>
      </w:r>
    </w:p>
    <w:p w14:paraId="00000133" w14:textId="77777777" w:rsidR="007340E8" w:rsidRDefault="00AF2F16">
      <w:r>
        <w:t xml:space="preserve">020, transporte de </w:t>
      </w:r>
      <w:proofErr w:type="spellStart"/>
      <w:r>
        <w:t>mercancias</w:t>
      </w:r>
      <w:proofErr w:type="spellEnd"/>
    </w:p>
    <w:p w14:paraId="00000134" w14:textId="77777777" w:rsidR="007340E8" w:rsidRDefault="00AF2F16">
      <w:r>
        <w:t>021, navegación</w:t>
      </w:r>
    </w:p>
    <w:p w14:paraId="00000135" w14:textId="77777777" w:rsidR="007340E8" w:rsidRDefault="00AF2F16">
      <w:r>
        <w:t>024, transporte de valores</w:t>
      </w:r>
    </w:p>
    <w:p w14:paraId="00000136" w14:textId="77777777" w:rsidR="007340E8" w:rsidRDefault="00AF2F16">
      <w:r>
        <w:t>033, montaje todo riesgo</w:t>
      </w:r>
    </w:p>
    <w:p w14:paraId="00000137" w14:textId="77777777" w:rsidR="007340E8" w:rsidRDefault="00AF2F16">
      <w:r>
        <w:t>034, construcción</w:t>
      </w:r>
    </w:p>
    <w:p w14:paraId="00000138" w14:textId="77777777" w:rsidR="007340E8" w:rsidRDefault="00AF2F16">
      <w:r>
        <w:t>BAN, bancarios</w:t>
      </w:r>
    </w:p>
    <w:p w14:paraId="00000139" w14:textId="77777777" w:rsidR="007340E8" w:rsidRDefault="00AF2F16">
      <w:r>
        <w:t>181, vida</w:t>
      </w:r>
    </w:p>
    <w:p w14:paraId="0000013A" w14:textId="77777777" w:rsidR="007340E8" w:rsidRDefault="007340E8"/>
    <w:p w14:paraId="0000013B" w14:textId="77777777" w:rsidR="007340E8" w:rsidRDefault="00AF2F16">
      <w:r>
        <w:lastRenderedPageBreak/>
        <w:t>Persona natural individual/colectivo</w:t>
      </w:r>
    </w:p>
    <w:p w14:paraId="0000013C" w14:textId="77777777" w:rsidR="007340E8" w:rsidRDefault="00AF2F16">
      <w:r>
        <w:t>081, vida individual</w:t>
      </w:r>
    </w:p>
    <w:p w14:paraId="0000013D" w14:textId="77777777" w:rsidR="007340E8" w:rsidRDefault="00AF2F16">
      <w:r>
        <w:t>083, vida de grupo</w:t>
      </w:r>
    </w:p>
    <w:p w14:paraId="0000013E" w14:textId="77777777" w:rsidR="007340E8" w:rsidRDefault="00AF2F16">
      <w:r>
        <w:t>084, accidentes personales</w:t>
      </w:r>
    </w:p>
    <w:p w14:paraId="0000013F" w14:textId="77777777" w:rsidR="007340E8" w:rsidRDefault="00AF2F16">
      <w:r>
        <w:t>085, juvenil</w:t>
      </w:r>
    </w:p>
    <w:p w14:paraId="00000140" w14:textId="77777777" w:rsidR="007340E8" w:rsidRDefault="00AF2F16">
      <w:r>
        <w:t>086, exequial</w:t>
      </w:r>
    </w:p>
    <w:p w14:paraId="00000141" w14:textId="77777777" w:rsidR="007340E8" w:rsidRDefault="00AF2F16">
      <w:r>
        <w:t>090, salud familiar</w:t>
      </w:r>
    </w:p>
    <w:p w14:paraId="00000142" w14:textId="0C95D51C" w:rsidR="007340E8" w:rsidRDefault="00AF2F16">
      <w:r>
        <w:t xml:space="preserve">091, </w:t>
      </w:r>
      <w:r w:rsidR="006A59F6">
        <w:t>salud colectiva</w:t>
      </w:r>
    </w:p>
    <w:p w14:paraId="00000143" w14:textId="77777777" w:rsidR="007340E8" w:rsidRDefault="00AF2F16">
      <w:r>
        <w:t>092, seguros previsionales</w:t>
      </w:r>
    </w:p>
    <w:p w14:paraId="00000144" w14:textId="77777777" w:rsidR="007340E8" w:rsidRDefault="00AF2F16">
      <w:r>
        <w:t xml:space="preserve">095, seguro colectivo de pensiones. </w:t>
      </w:r>
    </w:p>
    <w:p w14:paraId="00000145" w14:textId="77777777" w:rsidR="007340E8" w:rsidRDefault="00AF2F16">
      <w:r>
        <w:t>113, plan complementario familiar</w:t>
      </w:r>
    </w:p>
    <w:p w14:paraId="00000146" w14:textId="77777777" w:rsidR="007340E8" w:rsidRDefault="00AF2F16">
      <w:r>
        <w:t>114, plan complementario colectivo</w:t>
      </w:r>
    </w:p>
    <w:p w14:paraId="00000147" w14:textId="77777777" w:rsidR="007340E8" w:rsidRDefault="007340E8"/>
    <w:p w14:paraId="00000148" w14:textId="77777777" w:rsidR="007340E8" w:rsidRDefault="00AF2F16">
      <w:r>
        <w:t>Así mismo en la columna ‘DESC_CAUSA_ESTADO’ se hacen las siguientes agrupaciones.</w:t>
      </w:r>
    </w:p>
    <w:p w14:paraId="00000149" w14:textId="77777777" w:rsidR="007340E8" w:rsidRDefault="00AF2F16">
      <w:r>
        <w:t>renovación: renovado + prorroga</w:t>
      </w:r>
    </w:p>
    <w:p w14:paraId="0000014A" w14:textId="77777777" w:rsidR="007340E8" w:rsidRDefault="00AF2F16">
      <w:r>
        <w:t>nuevo/rehabilitación: nuevo + rehabilitación</w:t>
      </w:r>
    </w:p>
    <w:p w14:paraId="0000014B" w14:textId="77777777" w:rsidR="007340E8" w:rsidRDefault="00AF2F16">
      <w:r>
        <w:t>error: por error en expedición + convertido + por error de trámite + sin información</w:t>
      </w:r>
    </w:p>
    <w:p w14:paraId="0000014C" w14:textId="77777777" w:rsidR="007340E8" w:rsidRDefault="00AF2F16">
      <w:r>
        <w:t>cancelación: todas las demás</w:t>
      </w:r>
    </w:p>
    <w:p w14:paraId="0000014D" w14:textId="77777777" w:rsidR="007340E8" w:rsidRDefault="00AF2F16">
      <w:r>
        <w:t xml:space="preserve">Por </w:t>
      </w:r>
      <w:proofErr w:type="gramStart"/>
      <w:r>
        <w:t>último</w:t>
      </w:r>
      <w:proofErr w:type="gramEnd"/>
      <w:r>
        <w:t xml:space="preserve"> de la columna ‘</w:t>
      </w:r>
      <w:proofErr w:type="spellStart"/>
      <w:r>
        <w:t>Fecha_Emisión</w:t>
      </w:r>
      <w:proofErr w:type="spellEnd"/>
      <w:r>
        <w:t xml:space="preserve">’ se tendrá únicamente en cuenta el mes como categoría, para extraer dicha información se usaron los comandos de la librería pandas </w:t>
      </w:r>
      <w:proofErr w:type="spellStart"/>
      <w:r>
        <w:t>to_datetime</w:t>
      </w:r>
      <w:proofErr w:type="spellEnd"/>
      <w:r>
        <w:t xml:space="preserve"> y </w:t>
      </w:r>
      <w:proofErr w:type="spellStart"/>
      <w:r>
        <w:t>month_name</w:t>
      </w:r>
      <w:proofErr w:type="spellEnd"/>
      <w:r>
        <w:t>.</w:t>
      </w:r>
    </w:p>
    <w:p w14:paraId="0000014E" w14:textId="77777777" w:rsidR="007340E8" w:rsidRDefault="00AF2F16">
      <w:r>
        <w:t xml:space="preserve">Cabe recalcar que dado que se usará un modelo no supervisado no dividieron los datos en entrenamiento y prueba. </w:t>
      </w:r>
    </w:p>
    <w:p w14:paraId="0000014F" w14:textId="77777777" w:rsidR="007340E8" w:rsidRDefault="007340E8">
      <w:pPr>
        <w:pBdr>
          <w:top w:val="nil"/>
          <w:left w:val="nil"/>
          <w:bottom w:val="nil"/>
          <w:right w:val="nil"/>
          <w:between w:val="nil"/>
        </w:pBdr>
        <w:ind w:firstLine="709"/>
        <w:rPr>
          <w:color w:val="000000"/>
        </w:rPr>
      </w:pPr>
    </w:p>
    <w:p w14:paraId="00000150" w14:textId="77777777" w:rsidR="007340E8" w:rsidRDefault="007340E8">
      <w:pPr>
        <w:pBdr>
          <w:top w:val="nil"/>
          <w:left w:val="nil"/>
          <w:bottom w:val="nil"/>
          <w:right w:val="nil"/>
          <w:between w:val="nil"/>
        </w:pBdr>
        <w:ind w:firstLine="709"/>
        <w:rPr>
          <w:color w:val="000000"/>
        </w:rPr>
      </w:pPr>
    </w:p>
    <w:p w14:paraId="2229AC4C" w14:textId="77777777" w:rsidR="006A59F6" w:rsidRDefault="006A59F6">
      <w:pPr>
        <w:pBdr>
          <w:top w:val="nil"/>
          <w:left w:val="nil"/>
          <w:bottom w:val="nil"/>
          <w:right w:val="nil"/>
          <w:between w:val="nil"/>
        </w:pBdr>
        <w:ind w:firstLine="709"/>
        <w:rPr>
          <w:color w:val="000000"/>
        </w:rPr>
      </w:pPr>
    </w:p>
    <w:p w14:paraId="00000151" w14:textId="77777777" w:rsidR="007340E8" w:rsidRDefault="00AF2F16">
      <w:pPr>
        <w:pStyle w:val="Ttulo2"/>
        <w:numPr>
          <w:ilvl w:val="1"/>
          <w:numId w:val="4"/>
        </w:numPr>
      </w:pPr>
      <w:bookmarkStart w:id="35" w:name="_heading=h.1pxezwc" w:colFirst="0" w:colLast="0"/>
      <w:bookmarkEnd w:id="35"/>
      <w:r>
        <w:t xml:space="preserve"> Analítica descriptiva</w:t>
      </w:r>
    </w:p>
    <w:p w14:paraId="123AA49B" w14:textId="77777777" w:rsidR="006A59F6" w:rsidRDefault="006A59F6" w:rsidP="006A59F6">
      <w:pPr>
        <w:pBdr>
          <w:top w:val="nil"/>
          <w:left w:val="nil"/>
          <w:bottom w:val="nil"/>
          <w:right w:val="nil"/>
          <w:between w:val="nil"/>
        </w:pBdr>
        <w:rPr>
          <w:color w:val="000000"/>
        </w:rPr>
      </w:pPr>
    </w:p>
    <w:p w14:paraId="43B5AB7E" w14:textId="0E2B334E" w:rsidR="006A59F6" w:rsidRDefault="006A59F6" w:rsidP="006A59F6">
      <w:pPr>
        <w:pBdr>
          <w:top w:val="nil"/>
          <w:left w:val="nil"/>
          <w:bottom w:val="nil"/>
          <w:right w:val="nil"/>
          <w:between w:val="nil"/>
        </w:pBdr>
        <w:ind w:firstLine="709"/>
        <w:rPr>
          <w:color w:val="000000"/>
        </w:rPr>
      </w:pPr>
      <w:r>
        <w:rPr>
          <w:color w:val="000000"/>
        </w:rPr>
        <w:t>C</w:t>
      </w:r>
      <w:r>
        <w:rPr>
          <w:color w:val="000000"/>
        </w:rPr>
        <w:t xml:space="preserve">on el fin de analizar la distribución de los datos se utilizan las librerías </w:t>
      </w:r>
      <w:proofErr w:type="spellStart"/>
      <w:r>
        <w:rPr>
          <w:color w:val="000000"/>
        </w:rPr>
        <w:t>Matplotlib</w:t>
      </w:r>
      <w:proofErr w:type="spellEnd"/>
      <w:r>
        <w:rPr>
          <w:color w:val="000000"/>
        </w:rPr>
        <w:t xml:space="preserve"> y pandas para graficar la frecuencia de cada una de las variables categóricas con las que trabará el modelo.</w:t>
      </w:r>
    </w:p>
    <w:p w14:paraId="69BD20A2" w14:textId="77777777" w:rsidR="006A59F6" w:rsidRDefault="006A59F6" w:rsidP="006A59F6">
      <w:pPr>
        <w:pBdr>
          <w:top w:val="nil"/>
          <w:left w:val="nil"/>
          <w:bottom w:val="nil"/>
          <w:right w:val="nil"/>
          <w:between w:val="nil"/>
        </w:pBdr>
        <w:ind w:firstLine="709"/>
        <w:rPr>
          <w:color w:val="000000"/>
        </w:rPr>
      </w:pPr>
    </w:p>
    <w:p w14:paraId="610B95B1" w14:textId="77777777" w:rsidR="006A59F6" w:rsidRDefault="006A59F6" w:rsidP="006A59F6">
      <w:pPr>
        <w:pStyle w:val="NormalWeb"/>
        <w:spacing w:before="0" w:beforeAutospacing="0" w:after="0" w:afterAutospacing="0"/>
        <w:jc w:val="center"/>
      </w:pPr>
    </w:p>
    <w:p w14:paraId="3221486B" w14:textId="77777777" w:rsidR="006A59F6" w:rsidRDefault="006A59F6" w:rsidP="006A59F6">
      <w:pPr>
        <w:pStyle w:val="Ttulo1"/>
        <w:ind w:left="360"/>
        <w:jc w:val="both"/>
      </w:pPr>
      <w:r>
        <w:rPr>
          <w:noProof/>
          <w:color w:val="000000"/>
          <w:bdr w:val="none" w:sz="0" w:space="0" w:color="auto" w:frame="1"/>
        </w:rPr>
        <w:drawing>
          <wp:inline distT="0" distB="0" distL="0" distR="0" wp14:anchorId="377252BE" wp14:editId="1A137141">
            <wp:extent cx="5971540" cy="2676525"/>
            <wp:effectExtent l="0" t="0" r="0" b="9525"/>
            <wp:docPr id="2131121306" name="Imagen 2" descr="Gráfico,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121306" name="Imagen 2" descr="Gráfico, Gráfico en cascada&#10;&#10;Descripción generada automá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71540" cy="2676525"/>
                    </a:xfrm>
                    <a:prstGeom prst="rect">
                      <a:avLst/>
                    </a:prstGeom>
                    <a:noFill/>
                    <a:ln>
                      <a:noFill/>
                    </a:ln>
                  </pic:spPr>
                </pic:pic>
              </a:graphicData>
            </a:graphic>
          </wp:inline>
        </w:drawing>
      </w:r>
    </w:p>
    <w:p w14:paraId="3D42B686" w14:textId="40F592AC" w:rsidR="006A59F6" w:rsidRDefault="006A59F6" w:rsidP="006A59F6">
      <w:pPr>
        <w:pStyle w:val="Descripcin"/>
        <w:jc w:val="both"/>
      </w:pPr>
      <w:r>
        <w:t xml:space="preserve">Ilustración </w:t>
      </w:r>
      <w:r>
        <w:fldChar w:fldCharType="begin"/>
      </w:r>
      <w:r>
        <w:instrText xml:space="preserve"> SEQ Ilustración \* ARABIC </w:instrText>
      </w:r>
      <w:r>
        <w:fldChar w:fldCharType="separate"/>
      </w:r>
      <w:r w:rsidR="001E57A7">
        <w:rPr>
          <w:noProof/>
        </w:rPr>
        <w:t>1</w:t>
      </w:r>
      <w:r>
        <w:fldChar w:fldCharType="end"/>
      </w:r>
      <w:r w:rsidRPr="000A6398">
        <w:t xml:space="preserve">. </w:t>
      </w:r>
      <w:r>
        <w:t>f</w:t>
      </w:r>
      <w:r w:rsidRPr="000A6398">
        <w:t>recuencia de instancias para variables categóricas</w:t>
      </w:r>
    </w:p>
    <w:p w14:paraId="5DF3F3DF" w14:textId="5B531559" w:rsidR="006A59F6" w:rsidRPr="00951FD4" w:rsidRDefault="006A59F6" w:rsidP="00951FD4">
      <w:pPr>
        <w:pBdr>
          <w:top w:val="nil"/>
          <w:left w:val="nil"/>
          <w:bottom w:val="nil"/>
          <w:right w:val="nil"/>
          <w:between w:val="nil"/>
        </w:pBdr>
        <w:ind w:firstLine="709"/>
        <w:rPr>
          <w:color w:val="000000"/>
        </w:rPr>
      </w:pPr>
      <w:r>
        <w:rPr>
          <w:color w:val="000000"/>
        </w:rPr>
        <w:t>E</w:t>
      </w:r>
      <w:r>
        <w:rPr>
          <w:color w:val="000000"/>
        </w:rPr>
        <w:t xml:space="preserve">n las gráficas se puede observar que la distribución de las categorías del ‘mes de emisión’, el ‘estado del contrato’ es bastante uniforme, para el ‘nombre regional’ la distribución es uniforme también con la clara excepción de la </w:t>
      </w:r>
      <w:r>
        <w:rPr>
          <w:color w:val="000000"/>
        </w:rPr>
        <w:t>categoría</w:t>
      </w:r>
      <w:r>
        <w:rPr>
          <w:color w:val="000000"/>
        </w:rPr>
        <w:t xml:space="preserve"> ‘</w:t>
      </w:r>
      <w:r>
        <w:rPr>
          <w:color w:val="000000"/>
        </w:rPr>
        <w:t>Antioquia</w:t>
      </w:r>
      <w:r>
        <w:rPr>
          <w:color w:val="000000"/>
        </w:rPr>
        <w:t xml:space="preserve">” lo que demuestra que la compañía tiene gran parte de la cuota de mercado del departamento de </w:t>
      </w:r>
      <w:r>
        <w:rPr>
          <w:color w:val="000000"/>
        </w:rPr>
        <w:t>Antioquia</w:t>
      </w:r>
      <w:r>
        <w:rPr>
          <w:color w:val="000000"/>
        </w:rPr>
        <w:t>, por otra parte las variables ‘</w:t>
      </w:r>
      <w:proofErr w:type="spellStart"/>
      <w:r>
        <w:rPr>
          <w:color w:val="000000"/>
        </w:rPr>
        <w:t>cod_ramo_operación</w:t>
      </w:r>
      <w:proofErr w:type="spellEnd"/>
      <w:r>
        <w:rPr>
          <w:color w:val="000000"/>
        </w:rPr>
        <w:t>’, ‘</w:t>
      </w:r>
      <w:proofErr w:type="spellStart"/>
      <w:r>
        <w:rPr>
          <w:color w:val="000000"/>
        </w:rPr>
        <w:t>Desc_causa_estado</w:t>
      </w:r>
      <w:proofErr w:type="spellEnd"/>
      <w:r>
        <w:rPr>
          <w:color w:val="000000"/>
        </w:rPr>
        <w:t>’ y ‘</w:t>
      </w:r>
      <w:proofErr w:type="spellStart"/>
      <w:r>
        <w:rPr>
          <w:color w:val="000000"/>
        </w:rPr>
        <w:t>Desc_operación_pago</w:t>
      </w:r>
      <w:proofErr w:type="spellEnd"/>
      <w:r>
        <w:rPr>
          <w:color w:val="000000"/>
        </w:rPr>
        <w:t>’ están claramente desbalanceadas, para la primera variable mencionada se puede ver que los seguros dirigidos a personas o grupos de personas tienen muchas más pólizas que los dirigidos a empresas, algo que se puede considerar normal el mercado de personas naturales es mucho más grande (en cantidad de potenciales clientes) que el de personas jurídicas. En la descripción del estado, podemos ver como la mayoría de los recibos manuales se hacen por renovación y muy pocos se deben a errores o ingreso de nuevos clientes, esto se puede deber a la naturaleza misma del proceso del recibo manual dentro de la compañía. </w:t>
      </w:r>
    </w:p>
    <w:p w14:paraId="53DB0D9E" w14:textId="77777777" w:rsidR="006A59F6" w:rsidRPr="00951FD4" w:rsidRDefault="006A59F6" w:rsidP="00951FD4">
      <w:pPr>
        <w:pBdr>
          <w:top w:val="nil"/>
          <w:left w:val="nil"/>
          <w:bottom w:val="nil"/>
          <w:right w:val="nil"/>
          <w:between w:val="nil"/>
        </w:pBdr>
        <w:ind w:firstLine="709"/>
        <w:rPr>
          <w:color w:val="000000"/>
        </w:rPr>
      </w:pPr>
    </w:p>
    <w:p w14:paraId="26C0B95F" w14:textId="77777777" w:rsidR="00951FD4" w:rsidRDefault="006A59F6" w:rsidP="00951FD4">
      <w:pPr>
        <w:pBdr>
          <w:top w:val="nil"/>
          <w:left w:val="nil"/>
          <w:bottom w:val="nil"/>
          <w:right w:val="nil"/>
          <w:between w:val="nil"/>
        </w:pBdr>
        <w:ind w:firstLine="709"/>
        <w:rPr>
          <w:color w:val="000000"/>
        </w:rPr>
      </w:pPr>
      <w:r w:rsidRPr="00951FD4">
        <w:rPr>
          <w:color w:val="000000"/>
        </w:rPr>
        <w:t xml:space="preserve">Análisis de Datos faltantes: </w:t>
      </w:r>
    </w:p>
    <w:p w14:paraId="76E075E2" w14:textId="7D3A0A8F" w:rsidR="00951FD4" w:rsidRPr="00951FD4" w:rsidRDefault="006A59F6" w:rsidP="00951FD4">
      <w:pPr>
        <w:pBdr>
          <w:top w:val="nil"/>
          <w:left w:val="nil"/>
          <w:bottom w:val="nil"/>
          <w:right w:val="nil"/>
          <w:between w:val="nil"/>
        </w:pBdr>
        <w:rPr>
          <w:color w:val="000000"/>
        </w:rPr>
      </w:pPr>
      <w:r w:rsidRPr="00951FD4">
        <w:rPr>
          <w:color w:val="000000"/>
        </w:rPr>
        <w:t xml:space="preserve">Se reviso la porción datos faltantes por </w:t>
      </w:r>
      <w:r w:rsidR="00951FD4" w:rsidRPr="00951FD4">
        <w:rPr>
          <w:color w:val="000000"/>
        </w:rPr>
        <w:t>columna</w:t>
      </w:r>
      <w:r w:rsidR="00951FD4">
        <w:rPr>
          <w:color w:val="000000"/>
        </w:rPr>
        <w:t>. Se puede observar en la siguiente tabla.</w:t>
      </w:r>
      <w:r w:rsidR="00AF2F16" w:rsidRPr="00951FD4">
        <w:br w:type="page"/>
      </w:r>
      <w:r w:rsidR="00951FD4">
        <w:rPr>
          <w:noProof/>
        </w:rPr>
        <w:lastRenderedPageBreak/>
        <w:drawing>
          <wp:inline distT="0" distB="0" distL="0" distR="0" wp14:anchorId="5552C14E" wp14:editId="74FE73B7">
            <wp:extent cx="3886200" cy="4144686"/>
            <wp:effectExtent l="0" t="0" r="0" b="8255"/>
            <wp:docPr id="1177742975"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742975" name="Imagen 1" descr="Interfaz de usuario gráfica, Tabla&#10;&#10;Descripción generada automáticamente"/>
                    <pic:cNvPicPr/>
                  </pic:nvPicPr>
                  <pic:blipFill>
                    <a:blip r:embed="rId18"/>
                    <a:stretch>
                      <a:fillRect/>
                    </a:stretch>
                  </pic:blipFill>
                  <pic:spPr>
                    <a:xfrm>
                      <a:off x="0" y="0"/>
                      <a:ext cx="3886712" cy="4145232"/>
                    </a:xfrm>
                    <a:prstGeom prst="rect">
                      <a:avLst/>
                    </a:prstGeom>
                  </pic:spPr>
                </pic:pic>
              </a:graphicData>
            </a:graphic>
          </wp:inline>
        </w:drawing>
      </w:r>
    </w:p>
    <w:p w14:paraId="00000160" w14:textId="33171FFF" w:rsidR="007340E8" w:rsidRDefault="00951FD4" w:rsidP="00951FD4">
      <w:pPr>
        <w:pStyle w:val="Descripcin"/>
        <w:jc w:val="both"/>
        <w:rPr>
          <w:color w:val="000000"/>
        </w:rPr>
      </w:pPr>
      <w:r>
        <w:t xml:space="preserve">Ilustración </w:t>
      </w:r>
      <w:r>
        <w:fldChar w:fldCharType="begin"/>
      </w:r>
      <w:r>
        <w:instrText xml:space="preserve"> SEQ Ilustración \* ARABIC </w:instrText>
      </w:r>
      <w:r>
        <w:fldChar w:fldCharType="separate"/>
      </w:r>
      <w:r w:rsidR="001E57A7">
        <w:rPr>
          <w:noProof/>
        </w:rPr>
        <w:t>2</w:t>
      </w:r>
      <w:r>
        <w:fldChar w:fldCharType="end"/>
      </w:r>
      <w:r>
        <w:t xml:space="preserve"> Razón de datos faltantes por columna</w:t>
      </w:r>
    </w:p>
    <w:p w14:paraId="1A642A01" w14:textId="77777777" w:rsidR="00951FD4" w:rsidRDefault="00951FD4">
      <w:pPr>
        <w:spacing w:after="160" w:line="259" w:lineRule="auto"/>
        <w:jc w:val="left"/>
      </w:pPr>
    </w:p>
    <w:p w14:paraId="063C9BAD" w14:textId="0BC5E465" w:rsidR="00951FD4" w:rsidRPr="009C2173" w:rsidRDefault="00951FD4" w:rsidP="009C2173">
      <w:pPr>
        <w:pBdr>
          <w:top w:val="nil"/>
          <w:left w:val="nil"/>
          <w:bottom w:val="nil"/>
          <w:right w:val="nil"/>
          <w:between w:val="nil"/>
        </w:pBdr>
        <w:ind w:firstLine="709"/>
        <w:rPr>
          <w:color w:val="000000"/>
        </w:rPr>
      </w:pPr>
      <w:r w:rsidRPr="009C2173">
        <w:rPr>
          <w:color w:val="000000"/>
        </w:rPr>
        <w:t xml:space="preserve">Se realizó un análisis de los datos faltantes pro cada columna y en las más relevantes se evidenciaron las columnas, Fecha_ cobro, Fecha_ movimiento, </w:t>
      </w:r>
      <w:proofErr w:type="spellStart"/>
      <w:r w:rsidRPr="009C2173">
        <w:rPr>
          <w:color w:val="000000"/>
        </w:rPr>
        <w:t>Desc_Causa</w:t>
      </w:r>
      <w:proofErr w:type="spellEnd"/>
      <w:r w:rsidRPr="009C2173">
        <w:rPr>
          <w:color w:val="000000"/>
        </w:rPr>
        <w:t xml:space="preserve">_ Estado y </w:t>
      </w:r>
      <w:proofErr w:type="spellStart"/>
      <w:r w:rsidRPr="009C2173">
        <w:rPr>
          <w:color w:val="000000"/>
        </w:rPr>
        <w:t>Desc_</w:t>
      </w:r>
      <w:r w:rsidRPr="009C2173">
        <w:rPr>
          <w:color w:val="000000"/>
        </w:rPr>
        <w:t>Operación</w:t>
      </w:r>
      <w:proofErr w:type="spellEnd"/>
      <w:r w:rsidRPr="009C2173">
        <w:rPr>
          <w:color w:val="000000"/>
        </w:rPr>
        <w:t xml:space="preserve">_ </w:t>
      </w:r>
      <w:r w:rsidRPr="009C2173">
        <w:rPr>
          <w:color w:val="000000"/>
        </w:rPr>
        <w:t xml:space="preserve">Pago. La mayor porción de faltantes la tiene la columna de fecha de movimiento con el 94 % de faltantes seguido por fecha de cobro con el 13%. Para estas dos columnas se decidió, eliminarlas del modelo ya que la columna vital para la identificación de transacciones inusuales en la generación del recibo es la fecha de movimiento, que es la que contiene la fecha y hora de realización de estos. </w:t>
      </w:r>
      <w:r w:rsidR="009C2173" w:rsidRPr="009C2173">
        <w:rPr>
          <w:color w:val="000000"/>
        </w:rPr>
        <w:t xml:space="preserve">Pero las columnas de descripción de la causa y de la operación son relevantes en el modelo. </w:t>
      </w:r>
    </w:p>
    <w:p w14:paraId="23562183" w14:textId="2C34E90F" w:rsidR="00951FD4" w:rsidRPr="009C2173" w:rsidRDefault="00951FD4" w:rsidP="009C2173">
      <w:pPr>
        <w:pBdr>
          <w:top w:val="nil"/>
          <w:left w:val="nil"/>
          <w:bottom w:val="nil"/>
          <w:right w:val="nil"/>
          <w:between w:val="nil"/>
        </w:pBdr>
        <w:ind w:firstLine="709"/>
        <w:rPr>
          <w:color w:val="000000"/>
        </w:rPr>
      </w:pPr>
      <w:r w:rsidRPr="009C2173">
        <w:rPr>
          <w:color w:val="000000"/>
        </w:rPr>
        <w:t xml:space="preserve">Una de las hipótesis que teníamos era que de pronto los datos faltantes se debieran a una fecha en específico, para esto creamos una tabla en la que pudiéramos visualizar si los faltantes se debían a algún periodo en específico. En este caso, los periodos se definieron como agrupaciones mensuales de </w:t>
      </w:r>
      <w:r w:rsidR="009C2173" w:rsidRPr="009C2173">
        <w:rPr>
          <w:color w:val="000000"/>
        </w:rPr>
        <w:t>la columna Fecha_ Movimiento, respecto a la variable que consideramos una de las más relevantes ‘</w:t>
      </w:r>
      <w:proofErr w:type="spellStart"/>
      <w:r w:rsidR="009C2173" w:rsidRPr="009C2173">
        <w:rPr>
          <w:color w:val="000000"/>
        </w:rPr>
        <w:t>Desc_Operación_Pago</w:t>
      </w:r>
      <w:proofErr w:type="spellEnd"/>
      <w:r w:rsidR="009C2173" w:rsidRPr="009C2173">
        <w:rPr>
          <w:color w:val="000000"/>
        </w:rPr>
        <w:t xml:space="preserve">’: </w:t>
      </w:r>
    </w:p>
    <w:p w14:paraId="4719AE3D" w14:textId="77777777" w:rsidR="009C2173" w:rsidRDefault="009C2173">
      <w:pPr>
        <w:spacing w:after="160" w:line="259" w:lineRule="auto"/>
        <w:jc w:val="left"/>
      </w:pPr>
    </w:p>
    <w:p w14:paraId="4FB8139E" w14:textId="77777777" w:rsidR="009C2173" w:rsidRDefault="009C2173" w:rsidP="009C2173">
      <w:pPr>
        <w:keepNext/>
        <w:spacing w:after="160" w:line="259" w:lineRule="auto"/>
        <w:jc w:val="left"/>
      </w:pPr>
      <w:r>
        <w:rPr>
          <w:noProof/>
        </w:rPr>
        <w:drawing>
          <wp:inline distT="0" distB="0" distL="0" distR="0" wp14:anchorId="382A1F51" wp14:editId="430034CD">
            <wp:extent cx="5276850" cy="3124200"/>
            <wp:effectExtent l="0" t="0" r="0" b="0"/>
            <wp:docPr id="2579708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970801" name=""/>
                    <pic:cNvPicPr/>
                  </pic:nvPicPr>
                  <pic:blipFill>
                    <a:blip r:embed="rId19"/>
                    <a:stretch>
                      <a:fillRect/>
                    </a:stretch>
                  </pic:blipFill>
                  <pic:spPr>
                    <a:xfrm>
                      <a:off x="0" y="0"/>
                      <a:ext cx="5276850" cy="3124200"/>
                    </a:xfrm>
                    <a:prstGeom prst="rect">
                      <a:avLst/>
                    </a:prstGeom>
                  </pic:spPr>
                </pic:pic>
              </a:graphicData>
            </a:graphic>
          </wp:inline>
        </w:drawing>
      </w:r>
    </w:p>
    <w:p w14:paraId="5221015E" w14:textId="3C22495A" w:rsidR="009C2173" w:rsidRDefault="009C2173" w:rsidP="009C2173">
      <w:pPr>
        <w:pStyle w:val="Descripcin"/>
      </w:pPr>
      <w:r>
        <w:t xml:space="preserve">Ilustración </w:t>
      </w:r>
      <w:r>
        <w:fldChar w:fldCharType="begin"/>
      </w:r>
      <w:r>
        <w:instrText xml:space="preserve"> SEQ Ilustración \* ARABIC </w:instrText>
      </w:r>
      <w:r>
        <w:fldChar w:fldCharType="separate"/>
      </w:r>
      <w:r w:rsidR="001E57A7">
        <w:rPr>
          <w:noProof/>
        </w:rPr>
        <w:t>3</w:t>
      </w:r>
      <w:r>
        <w:fldChar w:fldCharType="end"/>
      </w:r>
      <w:r>
        <w:t>:Datos faltantes por periodo de la columna '</w:t>
      </w:r>
      <w:proofErr w:type="spellStart"/>
      <w:r>
        <w:t>Desc_Operación_Pago</w:t>
      </w:r>
      <w:proofErr w:type="spellEnd"/>
      <w:r>
        <w:t>'</w:t>
      </w:r>
    </w:p>
    <w:p w14:paraId="7CEEB46F" w14:textId="77777777" w:rsidR="00951FD4" w:rsidRDefault="00951FD4">
      <w:pPr>
        <w:spacing w:after="160" w:line="259" w:lineRule="auto"/>
        <w:jc w:val="left"/>
      </w:pPr>
    </w:p>
    <w:p w14:paraId="3619C12C" w14:textId="31BAF1E7" w:rsidR="009C2173" w:rsidRDefault="009C2173" w:rsidP="009C2173">
      <w:pPr>
        <w:pBdr>
          <w:top w:val="nil"/>
          <w:left w:val="nil"/>
          <w:bottom w:val="nil"/>
          <w:right w:val="nil"/>
          <w:between w:val="nil"/>
        </w:pBdr>
        <w:ind w:firstLine="709"/>
        <w:rPr>
          <w:color w:val="000000"/>
        </w:rPr>
      </w:pPr>
      <w:r w:rsidRPr="009C2173">
        <w:rPr>
          <w:color w:val="000000"/>
        </w:rPr>
        <w:t xml:space="preserve">Como se Observa en la tabla anterior los datos faltantes no se deben a ningún periodo en especial, manejan cierta frecuencia promedio en todos los periodos. </w:t>
      </w:r>
    </w:p>
    <w:p w14:paraId="6675B042" w14:textId="77777777" w:rsidR="009C2173" w:rsidRDefault="009C2173" w:rsidP="009C2173">
      <w:pPr>
        <w:pBdr>
          <w:top w:val="nil"/>
          <w:left w:val="nil"/>
          <w:bottom w:val="nil"/>
          <w:right w:val="nil"/>
          <w:between w:val="nil"/>
        </w:pBdr>
        <w:ind w:firstLine="709"/>
        <w:rPr>
          <w:color w:val="000000"/>
        </w:rPr>
      </w:pPr>
    </w:p>
    <w:p w14:paraId="7A57DFA0" w14:textId="169AF952" w:rsidR="009C2173" w:rsidRDefault="009C2173" w:rsidP="009C2173">
      <w:pPr>
        <w:pBdr>
          <w:top w:val="nil"/>
          <w:left w:val="nil"/>
          <w:bottom w:val="nil"/>
          <w:right w:val="nil"/>
          <w:between w:val="nil"/>
        </w:pBdr>
        <w:ind w:firstLine="709"/>
        <w:rPr>
          <w:color w:val="000000"/>
        </w:rPr>
      </w:pPr>
      <w:r>
        <w:rPr>
          <w:color w:val="000000"/>
        </w:rPr>
        <w:t xml:space="preserve">Otra de las premisas que tenemos es que la información de la columna </w:t>
      </w:r>
      <w:proofErr w:type="spellStart"/>
      <w:r w:rsidRPr="009C2173">
        <w:rPr>
          <w:color w:val="000000"/>
        </w:rPr>
        <w:t>Desc_Operación_Pago</w:t>
      </w:r>
      <w:proofErr w:type="spellEnd"/>
      <w:r w:rsidRPr="009C2173">
        <w:rPr>
          <w:color w:val="000000"/>
        </w:rPr>
        <w:t>'</w:t>
      </w:r>
      <w:r w:rsidRPr="009C2173">
        <w:rPr>
          <w:color w:val="000000"/>
        </w:rPr>
        <w:t xml:space="preserve"> sé podría complementar o incluso reemplazar con la de la columna ‘</w:t>
      </w:r>
      <w:proofErr w:type="spellStart"/>
      <w:r>
        <w:rPr>
          <w:color w:val="000000"/>
        </w:rPr>
        <w:t>Desc_causa_estado’</w:t>
      </w:r>
      <w:r>
        <w:rPr>
          <w:color w:val="000000"/>
        </w:rPr>
        <w:t>Por</w:t>
      </w:r>
      <w:proofErr w:type="spellEnd"/>
      <w:r>
        <w:rPr>
          <w:color w:val="000000"/>
        </w:rPr>
        <w:t xml:space="preserve"> esta razón queríamos identificar si hay información faltante en ambas columnas. </w:t>
      </w:r>
    </w:p>
    <w:p w14:paraId="193B6C61" w14:textId="77777777" w:rsidR="009C2173" w:rsidRDefault="009C2173" w:rsidP="009C2173">
      <w:pPr>
        <w:pBdr>
          <w:top w:val="nil"/>
          <w:left w:val="nil"/>
          <w:bottom w:val="nil"/>
          <w:right w:val="nil"/>
          <w:between w:val="nil"/>
        </w:pBdr>
        <w:rPr>
          <w:color w:val="000000"/>
        </w:rPr>
      </w:pPr>
    </w:p>
    <w:p w14:paraId="75C6C840" w14:textId="77777777" w:rsidR="009C2173" w:rsidRDefault="009C2173" w:rsidP="009C2173">
      <w:pPr>
        <w:keepNext/>
        <w:pBdr>
          <w:top w:val="nil"/>
          <w:left w:val="nil"/>
          <w:bottom w:val="nil"/>
          <w:right w:val="nil"/>
          <w:between w:val="nil"/>
        </w:pBdr>
      </w:pPr>
      <w:r>
        <w:rPr>
          <w:noProof/>
        </w:rPr>
        <w:lastRenderedPageBreak/>
        <w:drawing>
          <wp:inline distT="0" distB="0" distL="0" distR="0" wp14:anchorId="2DEBCD1D" wp14:editId="7F31CDFC">
            <wp:extent cx="5029200" cy="4981575"/>
            <wp:effectExtent l="0" t="0" r="0" b="9525"/>
            <wp:docPr id="605084651"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084651" name="Imagen 1" descr="Gráfico&#10;&#10;Descripción generada automáticamente"/>
                    <pic:cNvPicPr/>
                  </pic:nvPicPr>
                  <pic:blipFill>
                    <a:blip r:embed="rId20"/>
                    <a:stretch>
                      <a:fillRect/>
                    </a:stretch>
                  </pic:blipFill>
                  <pic:spPr>
                    <a:xfrm>
                      <a:off x="0" y="0"/>
                      <a:ext cx="5029200" cy="4981575"/>
                    </a:xfrm>
                    <a:prstGeom prst="rect">
                      <a:avLst/>
                    </a:prstGeom>
                  </pic:spPr>
                </pic:pic>
              </a:graphicData>
            </a:graphic>
          </wp:inline>
        </w:drawing>
      </w:r>
    </w:p>
    <w:p w14:paraId="414796EE" w14:textId="6EF130EC" w:rsidR="009C2173" w:rsidRPr="009C2173" w:rsidRDefault="009C2173" w:rsidP="009C2173">
      <w:pPr>
        <w:pStyle w:val="Descripcin"/>
        <w:jc w:val="both"/>
        <w:rPr>
          <w:color w:val="000000"/>
        </w:rPr>
      </w:pPr>
      <w:r>
        <w:t xml:space="preserve">Ilustración </w:t>
      </w:r>
      <w:r>
        <w:fldChar w:fldCharType="begin"/>
      </w:r>
      <w:r>
        <w:instrText xml:space="preserve"> SEQ Ilustración \* ARABIC </w:instrText>
      </w:r>
      <w:r>
        <w:fldChar w:fldCharType="separate"/>
      </w:r>
      <w:r w:rsidR="001E57A7">
        <w:rPr>
          <w:noProof/>
        </w:rPr>
        <w:t>4</w:t>
      </w:r>
      <w:r>
        <w:fldChar w:fldCharType="end"/>
      </w:r>
      <w:r>
        <w:t xml:space="preserve"> Datos faltantes comunes en las columnas de descripción de causa y operación</w:t>
      </w:r>
    </w:p>
    <w:p w14:paraId="145BEEE7" w14:textId="77777777" w:rsidR="009C2173" w:rsidRDefault="009C2173" w:rsidP="009C2173">
      <w:pPr>
        <w:spacing w:after="160" w:line="259" w:lineRule="auto"/>
        <w:jc w:val="left"/>
      </w:pPr>
    </w:p>
    <w:p w14:paraId="2424E587" w14:textId="36863134" w:rsidR="009C2173" w:rsidRDefault="009C2173" w:rsidP="009C2173">
      <w:pPr>
        <w:pBdr>
          <w:top w:val="nil"/>
          <w:left w:val="nil"/>
          <w:bottom w:val="nil"/>
          <w:right w:val="nil"/>
          <w:between w:val="nil"/>
        </w:pBdr>
        <w:ind w:firstLine="709"/>
        <w:rPr>
          <w:color w:val="000000"/>
        </w:rPr>
      </w:pPr>
      <w:r w:rsidRPr="009C2173">
        <w:rPr>
          <w:color w:val="000000"/>
        </w:rPr>
        <w:t xml:space="preserve">Como se Observa en la tabla anterior </w:t>
      </w:r>
      <w:r>
        <w:rPr>
          <w:color w:val="000000"/>
        </w:rPr>
        <w:t xml:space="preserve">cero es el numero de filas en las cuales faltan datos tanto en la columna descripción de la causa como en la columna descripción de la operación. </w:t>
      </w:r>
    </w:p>
    <w:p w14:paraId="708D1B7E" w14:textId="77777777" w:rsidR="009C2173" w:rsidRDefault="009C2173" w:rsidP="009C2173">
      <w:pPr>
        <w:pBdr>
          <w:top w:val="nil"/>
          <w:left w:val="nil"/>
          <w:bottom w:val="nil"/>
          <w:right w:val="nil"/>
          <w:between w:val="nil"/>
        </w:pBdr>
        <w:rPr>
          <w:color w:val="000000"/>
        </w:rPr>
      </w:pPr>
    </w:p>
    <w:p w14:paraId="61E9185C" w14:textId="79040D12" w:rsidR="009C2173" w:rsidRDefault="009C2173" w:rsidP="009C2173">
      <w:pPr>
        <w:pBdr>
          <w:top w:val="nil"/>
          <w:left w:val="nil"/>
          <w:bottom w:val="nil"/>
          <w:right w:val="nil"/>
          <w:between w:val="nil"/>
        </w:pBdr>
        <w:ind w:firstLine="709"/>
        <w:rPr>
          <w:color w:val="000000"/>
        </w:rPr>
      </w:pPr>
      <w:r>
        <w:rPr>
          <w:color w:val="000000"/>
        </w:rPr>
        <w:t xml:space="preserve">Por último, queríamos observar cómo era la distribución </w:t>
      </w:r>
      <w:proofErr w:type="gramStart"/>
      <w:r>
        <w:rPr>
          <w:color w:val="000000"/>
        </w:rPr>
        <w:t>e</w:t>
      </w:r>
      <w:proofErr w:type="gramEnd"/>
      <w:r>
        <w:rPr>
          <w:color w:val="000000"/>
        </w:rPr>
        <w:t xml:space="preserve"> faltantes en la tabla inicial: </w:t>
      </w:r>
    </w:p>
    <w:p w14:paraId="06C249BA" w14:textId="77777777" w:rsidR="009C2173" w:rsidRDefault="009C2173" w:rsidP="009C2173">
      <w:pPr>
        <w:pBdr>
          <w:top w:val="nil"/>
          <w:left w:val="nil"/>
          <w:bottom w:val="nil"/>
          <w:right w:val="nil"/>
          <w:between w:val="nil"/>
        </w:pBdr>
        <w:rPr>
          <w:color w:val="000000"/>
        </w:rPr>
      </w:pPr>
    </w:p>
    <w:p w14:paraId="6551B699" w14:textId="77777777" w:rsidR="001145CC" w:rsidRDefault="001145CC" w:rsidP="001145CC">
      <w:pPr>
        <w:keepNext/>
        <w:pBdr>
          <w:top w:val="nil"/>
          <w:left w:val="nil"/>
          <w:bottom w:val="nil"/>
          <w:right w:val="nil"/>
          <w:between w:val="nil"/>
        </w:pBdr>
      </w:pPr>
      <w:r>
        <w:rPr>
          <w:noProof/>
        </w:rPr>
        <w:lastRenderedPageBreak/>
        <w:drawing>
          <wp:inline distT="0" distB="0" distL="0" distR="0" wp14:anchorId="664DF311" wp14:editId="7E3E6255">
            <wp:extent cx="5971540" cy="3183255"/>
            <wp:effectExtent l="0" t="0" r="0" b="0"/>
            <wp:docPr id="1990448262" name="Imagen 1" descr="Imagen que contiene objeto, peine, cerca, cruce de peaton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448262" name="Imagen 1" descr="Imagen que contiene objeto, peine, cerca, cruce de peatones&#10;&#10;Descripción generada automáticamente"/>
                    <pic:cNvPicPr/>
                  </pic:nvPicPr>
                  <pic:blipFill>
                    <a:blip r:embed="rId21"/>
                    <a:stretch>
                      <a:fillRect/>
                    </a:stretch>
                  </pic:blipFill>
                  <pic:spPr>
                    <a:xfrm>
                      <a:off x="0" y="0"/>
                      <a:ext cx="5971540" cy="3183255"/>
                    </a:xfrm>
                    <a:prstGeom prst="rect">
                      <a:avLst/>
                    </a:prstGeom>
                  </pic:spPr>
                </pic:pic>
              </a:graphicData>
            </a:graphic>
          </wp:inline>
        </w:drawing>
      </w:r>
    </w:p>
    <w:p w14:paraId="3195F27C" w14:textId="2C27C0D8" w:rsidR="009C2173" w:rsidRDefault="001145CC" w:rsidP="001145CC">
      <w:pPr>
        <w:pStyle w:val="Descripcin"/>
        <w:jc w:val="both"/>
        <w:rPr>
          <w:color w:val="000000"/>
        </w:rPr>
      </w:pPr>
      <w:r>
        <w:t xml:space="preserve">Ilustración: Distribución de faltantes en el </w:t>
      </w:r>
      <w:proofErr w:type="spellStart"/>
      <w:r>
        <w:t>Dataset</w:t>
      </w:r>
      <w:proofErr w:type="spellEnd"/>
    </w:p>
    <w:p w14:paraId="386DAC06" w14:textId="77777777" w:rsidR="001145CC" w:rsidRDefault="001145CC" w:rsidP="001145CC">
      <w:pPr>
        <w:spacing w:after="160" w:line="259" w:lineRule="auto"/>
        <w:jc w:val="left"/>
      </w:pPr>
    </w:p>
    <w:p w14:paraId="626D2144" w14:textId="463186B2" w:rsidR="001145CC" w:rsidRDefault="001145CC" w:rsidP="001145CC">
      <w:pPr>
        <w:pBdr>
          <w:top w:val="nil"/>
          <w:left w:val="nil"/>
          <w:bottom w:val="nil"/>
          <w:right w:val="nil"/>
          <w:between w:val="nil"/>
        </w:pBdr>
        <w:ind w:firstLine="709"/>
        <w:rPr>
          <w:color w:val="000000"/>
        </w:rPr>
      </w:pPr>
      <w:r w:rsidRPr="009C2173">
        <w:rPr>
          <w:color w:val="000000"/>
        </w:rPr>
        <w:t xml:space="preserve">Como se Observa en </w:t>
      </w:r>
      <w:r>
        <w:rPr>
          <w:color w:val="000000"/>
        </w:rPr>
        <w:t>el esquema anterior, en la columna ‘</w:t>
      </w:r>
      <w:proofErr w:type="spellStart"/>
      <w:r>
        <w:rPr>
          <w:color w:val="000000"/>
        </w:rPr>
        <w:t>Span</w:t>
      </w:r>
      <w:proofErr w:type="spellEnd"/>
      <w:r>
        <w:rPr>
          <w:color w:val="000000"/>
        </w:rPr>
        <w:t xml:space="preserve">’ podemos visualizar que en total hay 30233 filas que contienen la información completa y representan más del 80% d ellos datos. </w:t>
      </w:r>
    </w:p>
    <w:p w14:paraId="4A1B93F7" w14:textId="77777777" w:rsidR="001145CC" w:rsidRDefault="001145CC" w:rsidP="001145CC">
      <w:pPr>
        <w:pBdr>
          <w:top w:val="nil"/>
          <w:left w:val="nil"/>
          <w:bottom w:val="nil"/>
          <w:right w:val="nil"/>
          <w:between w:val="nil"/>
        </w:pBdr>
        <w:rPr>
          <w:color w:val="000000"/>
        </w:rPr>
      </w:pPr>
    </w:p>
    <w:p w14:paraId="0AD66F14" w14:textId="77777777" w:rsidR="001145CC" w:rsidRPr="001145CC" w:rsidRDefault="001145CC" w:rsidP="001145CC">
      <w:pPr>
        <w:pBdr>
          <w:top w:val="nil"/>
          <w:left w:val="nil"/>
          <w:bottom w:val="nil"/>
          <w:right w:val="nil"/>
          <w:between w:val="nil"/>
        </w:pBdr>
        <w:ind w:firstLine="709"/>
        <w:rPr>
          <w:color w:val="000000"/>
        </w:rPr>
      </w:pPr>
      <w:r w:rsidRPr="001145CC">
        <w:rPr>
          <w:color w:val="000000"/>
        </w:rPr>
        <w:t>Reducción de dimensionalidad y análisis previo de columnas.</w:t>
      </w:r>
    </w:p>
    <w:p w14:paraId="1AB16CEC" w14:textId="1EAADB07" w:rsidR="001145CC" w:rsidRDefault="001145CC" w:rsidP="001145CC">
      <w:pPr>
        <w:pBdr>
          <w:top w:val="nil"/>
          <w:left w:val="nil"/>
          <w:bottom w:val="nil"/>
          <w:right w:val="nil"/>
          <w:between w:val="nil"/>
        </w:pBdr>
        <w:ind w:firstLine="709"/>
        <w:rPr>
          <w:color w:val="000000"/>
        </w:rPr>
      </w:pPr>
      <w:r w:rsidRPr="001145CC">
        <w:rPr>
          <w:color w:val="000000"/>
        </w:rPr>
        <w:t>Para la columna "</w:t>
      </w:r>
      <w:proofErr w:type="spellStart"/>
      <w:r w:rsidRPr="001145CC">
        <w:rPr>
          <w:color w:val="000000"/>
        </w:rPr>
        <w:t>Codigo_Ramo_Op</w:t>
      </w:r>
      <w:proofErr w:type="spellEnd"/>
      <w:r w:rsidRPr="001145CC">
        <w:rPr>
          <w:color w:val="000000"/>
        </w:rPr>
        <w:t>" Agrupamos las categorías de la siguiente manera Nota: Nota: El texto al que refiere cada código se tomó de SAP</w:t>
      </w:r>
      <w:r>
        <w:rPr>
          <w:color w:val="000000"/>
        </w:rPr>
        <w:t>.</w:t>
      </w:r>
    </w:p>
    <w:p w14:paraId="1AEA903E" w14:textId="77777777" w:rsidR="001145CC" w:rsidRDefault="001145CC" w:rsidP="001145CC">
      <w:pPr>
        <w:pBdr>
          <w:top w:val="nil"/>
          <w:left w:val="nil"/>
          <w:bottom w:val="nil"/>
          <w:right w:val="nil"/>
          <w:between w:val="nil"/>
        </w:pBdr>
        <w:ind w:firstLine="709"/>
        <w:rPr>
          <w:color w:val="000000"/>
        </w:rPr>
      </w:pPr>
    </w:p>
    <w:p w14:paraId="4B60F2E8" w14:textId="77777777" w:rsidR="001145CC" w:rsidRDefault="001145CC" w:rsidP="001145CC">
      <w:pPr>
        <w:keepNext/>
        <w:spacing w:after="160" w:line="259" w:lineRule="auto"/>
        <w:jc w:val="left"/>
      </w:pPr>
      <w:r>
        <w:rPr>
          <w:noProof/>
        </w:rPr>
        <w:drawing>
          <wp:inline distT="0" distB="0" distL="0" distR="0" wp14:anchorId="3A0E6DEB" wp14:editId="786D92EF">
            <wp:extent cx="5971540" cy="1828165"/>
            <wp:effectExtent l="0" t="0" r="0" b="635"/>
            <wp:docPr id="10162140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214027" name=""/>
                    <pic:cNvPicPr/>
                  </pic:nvPicPr>
                  <pic:blipFill>
                    <a:blip r:embed="rId22"/>
                    <a:stretch>
                      <a:fillRect/>
                    </a:stretch>
                  </pic:blipFill>
                  <pic:spPr>
                    <a:xfrm>
                      <a:off x="0" y="0"/>
                      <a:ext cx="5971540" cy="1828165"/>
                    </a:xfrm>
                    <a:prstGeom prst="rect">
                      <a:avLst/>
                    </a:prstGeom>
                  </pic:spPr>
                </pic:pic>
              </a:graphicData>
            </a:graphic>
          </wp:inline>
        </w:drawing>
      </w:r>
    </w:p>
    <w:p w14:paraId="531E5456" w14:textId="3ED60927" w:rsidR="001145CC" w:rsidRDefault="001145CC" w:rsidP="001145CC">
      <w:pPr>
        <w:pStyle w:val="Descripcin"/>
      </w:pPr>
      <w:r>
        <w:t xml:space="preserve">Ilustración </w:t>
      </w:r>
      <w:r>
        <w:fldChar w:fldCharType="begin"/>
      </w:r>
      <w:r>
        <w:instrText xml:space="preserve"> SEQ Ilustración \* ARABIC </w:instrText>
      </w:r>
      <w:r>
        <w:fldChar w:fldCharType="separate"/>
      </w:r>
      <w:r w:rsidR="001E57A7">
        <w:rPr>
          <w:noProof/>
        </w:rPr>
        <w:t>5</w:t>
      </w:r>
      <w:r>
        <w:fldChar w:fldCharType="end"/>
      </w:r>
      <w:r>
        <w:t>: Reducción dimensionalidad de producto</w:t>
      </w:r>
    </w:p>
    <w:p w14:paraId="1AAA1904" w14:textId="77777777" w:rsidR="001145CC" w:rsidRDefault="001145CC">
      <w:pPr>
        <w:spacing w:after="160" w:line="259" w:lineRule="auto"/>
        <w:jc w:val="left"/>
      </w:pPr>
    </w:p>
    <w:p w14:paraId="0A8E6E4C" w14:textId="77777777" w:rsidR="001145CC" w:rsidRDefault="001145CC" w:rsidP="001145CC">
      <w:pPr>
        <w:pBdr>
          <w:top w:val="nil"/>
          <w:left w:val="nil"/>
          <w:bottom w:val="nil"/>
          <w:right w:val="nil"/>
          <w:between w:val="nil"/>
        </w:pBdr>
        <w:rPr>
          <w:color w:val="000000"/>
        </w:rPr>
      </w:pPr>
    </w:p>
    <w:p w14:paraId="7D5237A3" w14:textId="77777777" w:rsidR="001145CC" w:rsidRDefault="001145CC" w:rsidP="001145CC">
      <w:pPr>
        <w:pBdr>
          <w:top w:val="nil"/>
          <w:left w:val="nil"/>
          <w:bottom w:val="nil"/>
          <w:right w:val="nil"/>
          <w:between w:val="nil"/>
        </w:pBdr>
        <w:ind w:firstLine="709"/>
        <w:rPr>
          <w:color w:val="000000"/>
        </w:rPr>
      </w:pPr>
      <w:r>
        <w:rPr>
          <w:color w:val="000000"/>
        </w:rPr>
        <w:t xml:space="preserve">Limpieza columna </w:t>
      </w:r>
      <w:proofErr w:type="spellStart"/>
      <w:r>
        <w:rPr>
          <w:color w:val="000000"/>
        </w:rPr>
        <w:t>Des_Causa_estado</w:t>
      </w:r>
      <w:proofErr w:type="spellEnd"/>
      <w:r>
        <w:rPr>
          <w:color w:val="000000"/>
        </w:rPr>
        <w:t xml:space="preserve">: </w:t>
      </w:r>
    </w:p>
    <w:p w14:paraId="69B1943B" w14:textId="77777777" w:rsidR="001145CC" w:rsidRDefault="001145CC" w:rsidP="001145CC">
      <w:pPr>
        <w:keepNext/>
        <w:pBdr>
          <w:top w:val="nil"/>
          <w:left w:val="nil"/>
          <w:bottom w:val="nil"/>
          <w:right w:val="nil"/>
          <w:between w:val="nil"/>
        </w:pBdr>
        <w:ind w:firstLine="709"/>
      </w:pPr>
      <w:r>
        <w:rPr>
          <w:noProof/>
        </w:rPr>
        <w:drawing>
          <wp:inline distT="0" distB="0" distL="0" distR="0" wp14:anchorId="6B7779BB" wp14:editId="1100CF0F">
            <wp:extent cx="5971540" cy="1795780"/>
            <wp:effectExtent l="0" t="0" r="0" b="0"/>
            <wp:docPr id="10355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591" name=""/>
                    <pic:cNvPicPr/>
                  </pic:nvPicPr>
                  <pic:blipFill>
                    <a:blip r:embed="rId23"/>
                    <a:stretch>
                      <a:fillRect/>
                    </a:stretch>
                  </pic:blipFill>
                  <pic:spPr>
                    <a:xfrm>
                      <a:off x="0" y="0"/>
                      <a:ext cx="5971540" cy="1795780"/>
                    </a:xfrm>
                    <a:prstGeom prst="rect">
                      <a:avLst/>
                    </a:prstGeom>
                  </pic:spPr>
                </pic:pic>
              </a:graphicData>
            </a:graphic>
          </wp:inline>
        </w:drawing>
      </w:r>
    </w:p>
    <w:p w14:paraId="5C90798B" w14:textId="6C8C2104" w:rsidR="001145CC" w:rsidRDefault="001145CC" w:rsidP="001145CC">
      <w:pPr>
        <w:pStyle w:val="Descripcin"/>
        <w:jc w:val="both"/>
      </w:pPr>
      <w:r>
        <w:t xml:space="preserve">Ilustración </w:t>
      </w:r>
      <w:r>
        <w:fldChar w:fldCharType="begin"/>
      </w:r>
      <w:r>
        <w:instrText xml:space="preserve"> SEQ Ilustración \* ARABIC </w:instrText>
      </w:r>
      <w:r>
        <w:fldChar w:fldCharType="separate"/>
      </w:r>
      <w:r w:rsidR="001E57A7">
        <w:rPr>
          <w:noProof/>
        </w:rPr>
        <w:t>6</w:t>
      </w:r>
      <w:r>
        <w:fldChar w:fldCharType="end"/>
      </w:r>
      <w:r>
        <w:t>: Limpieza columna descripción de la causa</w:t>
      </w:r>
    </w:p>
    <w:p w14:paraId="152A03CC" w14:textId="03A4F0AB" w:rsidR="001145CC" w:rsidRDefault="001145CC" w:rsidP="001145CC">
      <w:pPr>
        <w:pBdr>
          <w:top w:val="nil"/>
          <w:left w:val="nil"/>
          <w:bottom w:val="nil"/>
          <w:right w:val="nil"/>
          <w:between w:val="nil"/>
        </w:pBdr>
        <w:ind w:firstLine="709"/>
        <w:rPr>
          <w:color w:val="000000"/>
        </w:rPr>
      </w:pPr>
      <w:r w:rsidRPr="001145CC">
        <w:rPr>
          <w:color w:val="000000"/>
        </w:rPr>
        <w:t>.</w:t>
      </w:r>
    </w:p>
    <w:p w14:paraId="0EC87B31" w14:textId="77777777" w:rsidR="001145CC" w:rsidRDefault="001145CC" w:rsidP="001145CC">
      <w:pPr>
        <w:pBdr>
          <w:top w:val="nil"/>
          <w:left w:val="nil"/>
          <w:bottom w:val="nil"/>
          <w:right w:val="nil"/>
          <w:between w:val="nil"/>
        </w:pBdr>
        <w:rPr>
          <w:color w:val="000000"/>
        </w:rPr>
      </w:pPr>
    </w:p>
    <w:p w14:paraId="4CFFB590" w14:textId="3947F665" w:rsidR="001145CC" w:rsidRPr="001145CC" w:rsidRDefault="001145CC" w:rsidP="001145CC">
      <w:pPr>
        <w:pBdr>
          <w:top w:val="nil"/>
          <w:left w:val="nil"/>
          <w:bottom w:val="nil"/>
          <w:right w:val="nil"/>
          <w:between w:val="nil"/>
        </w:pBdr>
        <w:ind w:firstLine="709"/>
        <w:rPr>
          <w:color w:val="000000"/>
        </w:rPr>
      </w:pPr>
      <w:r>
        <w:rPr>
          <w:color w:val="000000"/>
        </w:rPr>
        <w:t xml:space="preserve">Definición y Análisis de las variables categóricas para el modelo: </w:t>
      </w:r>
    </w:p>
    <w:p w14:paraId="438CA64C" w14:textId="77777777" w:rsidR="001145CC" w:rsidRDefault="001145CC" w:rsidP="001145CC">
      <w:pPr>
        <w:keepNext/>
        <w:spacing w:after="160" w:line="259" w:lineRule="auto"/>
        <w:jc w:val="left"/>
      </w:pPr>
      <w:r>
        <w:rPr>
          <w:noProof/>
        </w:rPr>
        <w:lastRenderedPageBreak/>
        <w:drawing>
          <wp:inline distT="0" distB="0" distL="0" distR="0" wp14:anchorId="4F4313EF" wp14:editId="5B60A0C3">
            <wp:extent cx="3952875" cy="4267200"/>
            <wp:effectExtent l="0" t="0" r="9525" b="0"/>
            <wp:docPr id="3987298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729815" name=""/>
                    <pic:cNvPicPr/>
                  </pic:nvPicPr>
                  <pic:blipFill>
                    <a:blip r:embed="rId24"/>
                    <a:stretch>
                      <a:fillRect/>
                    </a:stretch>
                  </pic:blipFill>
                  <pic:spPr>
                    <a:xfrm>
                      <a:off x="0" y="0"/>
                      <a:ext cx="3952875" cy="4267200"/>
                    </a:xfrm>
                    <a:prstGeom prst="rect">
                      <a:avLst/>
                    </a:prstGeom>
                  </pic:spPr>
                </pic:pic>
              </a:graphicData>
            </a:graphic>
          </wp:inline>
        </w:drawing>
      </w:r>
    </w:p>
    <w:p w14:paraId="05D49784" w14:textId="4B60E6A7" w:rsidR="001145CC" w:rsidRDefault="001145CC" w:rsidP="001145CC">
      <w:pPr>
        <w:pStyle w:val="Descripcin"/>
      </w:pPr>
      <w:r>
        <w:t xml:space="preserve">Ilustración </w:t>
      </w:r>
      <w:r>
        <w:fldChar w:fldCharType="begin"/>
      </w:r>
      <w:r>
        <w:instrText xml:space="preserve"> SEQ Ilustración \* ARABIC </w:instrText>
      </w:r>
      <w:r>
        <w:fldChar w:fldCharType="separate"/>
      </w:r>
      <w:r w:rsidR="001E57A7">
        <w:rPr>
          <w:noProof/>
        </w:rPr>
        <w:t>7</w:t>
      </w:r>
      <w:r>
        <w:fldChar w:fldCharType="end"/>
      </w:r>
      <w:r>
        <w:t>: distribuciones variables categóricas</w:t>
      </w:r>
    </w:p>
    <w:p w14:paraId="536BE4B7" w14:textId="77777777" w:rsidR="001145CC" w:rsidRDefault="001145CC">
      <w:pPr>
        <w:spacing w:after="160" w:line="259" w:lineRule="auto"/>
        <w:jc w:val="left"/>
      </w:pPr>
    </w:p>
    <w:p w14:paraId="6D322661" w14:textId="23B182FE" w:rsidR="001145CC" w:rsidRPr="001145CC" w:rsidRDefault="001145CC" w:rsidP="001145CC">
      <w:pPr>
        <w:pBdr>
          <w:top w:val="nil"/>
          <w:left w:val="nil"/>
          <w:bottom w:val="nil"/>
          <w:right w:val="nil"/>
          <w:between w:val="nil"/>
        </w:pBdr>
        <w:ind w:firstLine="709"/>
        <w:rPr>
          <w:color w:val="000000"/>
        </w:rPr>
      </w:pPr>
      <w:r>
        <w:rPr>
          <w:color w:val="000000"/>
        </w:rPr>
        <w:t xml:space="preserve">Aplicación de </w:t>
      </w:r>
      <w:proofErr w:type="spellStart"/>
      <w:r>
        <w:rPr>
          <w:color w:val="000000"/>
        </w:rPr>
        <w:t>One</w:t>
      </w:r>
      <w:proofErr w:type="spellEnd"/>
      <w:r>
        <w:rPr>
          <w:color w:val="000000"/>
        </w:rPr>
        <w:t xml:space="preserve"> Hot variables categóricas</w:t>
      </w:r>
      <w:r>
        <w:rPr>
          <w:color w:val="000000"/>
        </w:rPr>
        <w:t xml:space="preserve">: </w:t>
      </w:r>
    </w:p>
    <w:p w14:paraId="4A3358E8" w14:textId="77777777" w:rsidR="001E57A7" w:rsidRDefault="001E57A7" w:rsidP="001E57A7">
      <w:pPr>
        <w:keepNext/>
        <w:spacing w:after="160" w:line="259" w:lineRule="auto"/>
        <w:jc w:val="left"/>
      </w:pPr>
      <w:r>
        <w:rPr>
          <w:noProof/>
        </w:rPr>
        <w:lastRenderedPageBreak/>
        <w:drawing>
          <wp:inline distT="0" distB="0" distL="0" distR="0" wp14:anchorId="75E2C5C8" wp14:editId="523E36E6">
            <wp:extent cx="5971540" cy="4010660"/>
            <wp:effectExtent l="0" t="0" r="0" b="8890"/>
            <wp:docPr id="20201704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170449" name=""/>
                    <pic:cNvPicPr/>
                  </pic:nvPicPr>
                  <pic:blipFill>
                    <a:blip r:embed="rId25"/>
                    <a:stretch>
                      <a:fillRect/>
                    </a:stretch>
                  </pic:blipFill>
                  <pic:spPr>
                    <a:xfrm>
                      <a:off x="0" y="0"/>
                      <a:ext cx="5971540" cy="4010660"/>
                    </a:xfrm>
                    <a:prstGeom prst="rect">
                      <a:avLst/>
                    </a:prstGeom>
                  </pic:spPr>
                </pic:pic>
              </a:graphicData>
            </a:graphic>
          </wp:inline>
        </w:drawing>
      </w:r>
    </w:p>
    <w:p w14:paraId="2EE697C5" w14:textId="408E2F9F" w:rsidR="001E57A7" w:rsidRDefault="001E57A7" w:rsidP="001E57A7">
      <w:pPr>
        <w:pStyle w:val="Descripcin"/>
      </w:pPr>
      <w:r>
        <w:t xml:space="preserve">Ilustración </w:t>
      </w:r>
      <w:r>
        <w:fldChar w:fldCharType="begin"/>
      </w:r>
      <w:r>
        <w:instrText xml:space="preserve"> SEQ Ilustración \* ARABIC </w:instrText>
      </w:r>
      <w:r>
        <w:fldChar w:fldCharType="separate"/>
      </w:r>
      <w:r>
        <w:rPr>
          <w:noProof/>
        </w:rPr>
        <w:t>8</w:t>
      </w:r>
      <w:r>
        <w:fldChar w:fldCharType="end"/>
      </w:r>
      <w:r>
        <w:t xml:space="preserve">: Aplicación </w:t>
      </w:r>
      <w:proofErr w:type="spellStart"/>
      <w:r>
        <w:t>One</w:t>
      </w:r>
      <w:proofErr w:type="spellEnd"/>
      <w:r>
        <w:t xml:space="preserve"> </w:t>
      </w:r>
      <w:proofErr w:type="spellStart"/>
      <w:r>
        <w:t>hot</w:t>
      </w:r>
      <w:proofErr w:type="spellEnd"/>
      <w:r>
        <w:t xml:space="preserve"> variables categóricas</w:t>
      </w:r>
    </w:p>
    <w:p w14:paraId="00000161" w14:textId="0AF09290" w:rsidR="007340E8" w:rsidRDefault="00AF2F16">
      <w:pPr>
        <w:spacing w:after="160" w:line="259" w:lineRule="auto"/>
        <w:jc w:val="left"/>
        <w:rPr>
          <w:b/>
        </w:rPr>
      </w:pPr>
      <w:r>
        <w:br w:type="page"/>
      </w:r>
    </w:p>
    <w:p w14:paraId="0000023E" w14:textId="0F012CD9" w:rsidR="007340E8" w:rsidRDefault="00AF2F16">
      <w:pPr>
        <w:jc w:val="center"/>
        <w:rPr>
          <w:b/>
        </w:rPr>
      </w:pPr>
      <w:bookmarkStart w:id="36" w:name="_heading=h.ihv636" w:colFirst="0" w:colLast="0"/>
      <w:bookmarkEnd w:id="36"/>
      <w:r>
        <w:rPr>
          <w:b/>
        </w:rPr>
        <w:lastRenderedPageBreak/>
        <w:t xml:space="preserve"> </w:t>
      </w:r>
    </w:p>
    <w:p w14:paraId="00000240" w14:textId="77777777" w:rsidR="007340E8" w:rsidRDefault="007340E8">
      <w:pPr>
        <w:jc w:val="center"/>
        <w:rPr>
          <w:i/>
          <w:sz w:val="20"/>
          <w:szCs w:val="20"/>
        </w:rPr>
      </w:pPr>
    </w:p>
    <w:p w14:paraId="2A93C87E" w14:textId="77777777" w:rsidR="001145CC" w:rsidRDefault="001145CC">
      <w:pPr>
        <w:jc w:val="center"/>
        <w:rPr>
          <w:b/>
        </w:rPr>
      </w:pPr>
    </w:p>
    <w:p w14:paraId="00000241" w14:textId="77777777" w:rsidR="007340E8" w:rsidRDefault="00AF2F16">
      <w:pPr>
        <w:pBdr>
          <w:top w:val="nil"/>
          <w:left w:val="nil"/>
          <w:bottom w:val="nil"/>
          <w:right w:val="nil"/>
          <w:between w:val="nil"/>
        </w:pBdr>
        <w:spacing w:after="120" w:line="240" w:lineRule="auto"/>
        <w:jc w:val="left"/>
        <w:rPr>
          <w:b/>
          <w:i/>
          <w:color w:val="000000"/>
        </w:rPr>
      </w:pPr>
      <w:bookmarkStart w:id="37" w:name="_heading=h.1664s55" w:colFirst="0" w:colLast="0"/>
      <w:bookmarkEnd w:id="37"/>
      <w:r>
        <w:rPr>
          <w:b/>
          <w:color w:val="000000"/>
        </w:rPr>
        <w:t>Figura 2</w:t>
      </w:r>
      <w:r>
        <w:rPr>
          <w:i/>
          <w:color w:val="000000"/>
        </w:rPr>
        <w:br/>
        <w:t>Logo Universidad de Antioquia</w:t>
      </w:r>
    </w:p>
    <w:p w14:paraId="00000242" w14:textId="77777777" w:rsidR="007340E8" w:rsidRDefault="00AF2F16">
      <w:pPr>
        <w:jc w:val="center"/>
        <w:rPr>
          <w:b/>
        </w:rPr>
      </w:pPr>
      <w:r>
        <w:rPr>
          <w:b/>
          <w:noProof/>
        </w:rPr>
        <w:drawing>
          <wp:inline distT="0" distB="0" distL="0" distR="0" wp14:anchorId="30788ED0" wp14:editId="1C0B8DB1">
            <wp:extent cx="1515918" cy="1987708"/>
            <wp:effectExtent l="0" t="0" r="0" b="0"/>
            <wp:docPr id="39704162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a:stretch>
                      <a:fillRect/>
                    </a:stretch>
                  </pic:blipFill>
                  <pic:spPr>
                    <a:xfrm>
                      <a:off x="0" y="0"/>
                      <a:ext cx="1515918" cy="1987708"/>
                    </a:xfrm>
                    <a:prstGeom prst="rect">
                      <a:avLst/>
                    </a:prstGeom>
                    <a:ln/>
                  </pic:spPr>
                </pic:pic>
              </a:graphicData>
            </a:graphic>
          </wp:inline>
        </w:drawing>
      </w:r>
      <w:r>
        <w:rPr>
          <w:b/>
        </w:rPr>
        <w:t xml:space="preserve"> </w:t>
      </w:r>
    </w:p>
    <w:p w14:paraId="00000243" w14:textId="77777777" w:rsidR="007340E8" w:rsidRDefault="00AF2F16">
      <w:pPr>
        <w:rPr>
          <w:b/>
        </w:rPr>
      </w:pPr>
      <w:bookmarkStart w:id="38" w:name="_heading=h.3q5sasy" w:colFirst="0" w:colLast="0"/>
      <w:bookmarkEnd w:id="38"/>
      <w:r>
        <w:rPr>
          <w:i/>
          <w:sz w:val="20"/>
          <w:szCs w:val="20"/>
        </w:rPr>
        <w:t>Nota.</w:t>
      </w:r>
      <w:r>
        <w:rPr>
          <w:sz w:val="20"/>
          <w:szCs w:val="20"/>
        </w:rPr>
        <w:t xml:space="preserve"> Fuente http:/www.udea.edu.co</w:t>
      </w:r>
    </w:p>
    <w:p w14:paraId="00000244" w14:textId="77777777" w:rsidR="007340E8" w:rsidRDefault="00AF2F16">
      <w:pPr>
        <w:spacing w:after="160" w:line="259" w:lineRule="auto"/>
        <w:jc w:val="left"/>
        <w:rPr>
          <w:b/>
        </w:rPr>
      </w:pPr>
      <w:bookmarkStart w:id="39" w:name="_heading=h.25b2l0r" w:colFirst="0" w:colLast="0"/>
      <w:bookmarkEnd w:id="39"/>
      <w:r>
        <w:br w:type="page"/>
      </w:r>
    </w:p>
    <w:p w14:paraId="00000245" w14:textId="77777777" w:rsidR="007340E8" w:rsidRDefault="00AF2F16">
      <w:pPr>
        <w:pStyle w:val="Ttulo1"/>
        <w:numPr>
          <w:ilvl w:val="0"/>
          <w:numId w:val="4"/>
        </w:numPr>
      </w:pPr>
      <w:bookmarkStart w:id="40" w:name="_heading=h.kgcv8k" w:colFirst="0" w:colLast="0"/>
      <w:bookmarkEnd w:id="40"/>
      <w:r>
        <w:lastRenderedPageBreak/>
        <w:t>Conclusiones</w:t>
      </w:r>
    </w:p>
    <w:p w14:paraId="00000246" w14:textId="77777777" w:rsidR="007340E8" w:rsidRDefault="00AF2F16">
      <w:pPr>
        <w:pBdr>
          <w:top w:val="nil"/>
          <w:left w:val="nil"/>
          <w:bottom w:val="nil"/>
          <w:right w:val="nil"/>
          <w:between w:val="nil"/>
        </w:pBdr>
        <w:ind w:firstLine="709"/>
        <w:rPr>
          <w:color w:val="000000"/>
        </w:rPr>
      </w:pPr>
      <w:r>
        <w:rPr>
          <w:color w:val="000000"/>
        </w:rPr>
        <w:t>Son las interpretaciones finales que recopilan los datos de la investigación, describe lo que se obtuvo, qué se logró y cuáles son los resultados. Guardan relación directa con lo que se mencionó en el planteamiento del problema y en los objetivos. Haz un breve juicio crítico de tu proyecto.</w:t>
      </w:r>
    </w:p>
    <w:p w14:paraId="00000247" w14:textId="77777777" w:rsidR="007340E8" w:rsidRDefault="007340E8"/>
    <w:p w14:paraId="00000248" w14:textId="77777777" w:rsidR="007340E8" w:rsidRDefault="007340E8"/>
    <w:p w14:paraId="00000249" w14:textId="77777777" w:rsidR="007340E8" w:rsidRDefault="007340E8"/>
    <w:p w14:paraId="0000024A" w14:textId="77777777" w:rsidR="007340E8" w:rsidRDefault="007340E8"/>
    <w:p w14:paraId="0000024B" w14:textId="77777777" w:rsidR="007340E8" w:rsidRDefault="007340E8"/>
    <w:p w14:paraId="0000024C" w14:textId="77777777" w:rsidR="007340E8" w:rsidRDefault="007340E8"/>
    <w:p w14:paraId="0000024D" w14:textId="77777777" w:rsidR="007340E8" w:rsidRDefault="007340E8"/>
    <w:p w14:paraId="0000024E" w14:textId="77777777" w:rsidR="007340E8" w:rsidRDefault="00AF2F16">
      <w:pPr>
        <w:spacing w:after="160" w:line="259" w:lineRule="auto"/>
        <w:jc w:val="left"/>
      </w:pPr>
      <w:r>
        <w:br w:type="page"/>
      </w:r>
    </w:p>
    <w:p w14:paraId="0000024F" w14:textId="77777777" w:rsidR="007340E8" w:rsidRDefault="00AF2F16">
      <w:pPr>
        <w:pStyle w:val="Ttulo1"/>
        <w:numPr>
          <w:ilvl w:val="0"/>
          <w:numId w:val="4"/>
        </w:numPr>
      </w:pPr>
      <w:bookmarkStart w:id="41" w:name="_heading=h.34g0dwd" w:colFirst="0" w:colLast="0"/>
      <w:bookmarkEnd w:id="41"/>
      <w:r>
        <w:lastRenderedPageBreak/>
        <w:t>Recomendaciones</w:t>
      </w:r>
    </w:p>
    <w:p w14:paraId="00000250" w14:textId="77777777" w:rsidR="007340E8" w:rsidRDefault="007340E8">
      <w:pPr>
        <w:rPr>
          <w:b/>
        </w:rPr>
      </w:pPr>
    </w:p>
    <w:p w14:paraId="00000251" w14:textId="77777777" w:rsidR="007340E8" w:rsidRDefault="00AF2F16">
      <w:r>
        <w:tab/>
      </w:r>
      <w:r>
        <w:t xml:space="preserve">Las recomendaciones son las futuras y posibles líneas de investigación que llevarán a resolver problemas relacionados con la presente investigación. </w:t>
      </w:r>
    </w:p>
    <w:p w14:paraId="00000252" w14:textId="77777777" w:rsidR="007340E8" w:rsidRDefault="007340E8">
      <w:pPr>
        <w:rPr>
          <w:b/>
        </w:rPr>
      </w:pPr>
    </w:p>
    <w:p w14:paraId="00000253" w14:textId="77777777" w:rsidR="007340E8" w:rsidRDefault="00AF2F16">
      <w:pPr>
        <w:pStyle w:val="Ttulo1"/>
      </w:pPr>
      <w:bookmarkStart w:id="42" w:name="_heading=h.1jlao46" w:colFirst="0" w:colLast="0"/>
      <w:bookmarkEnd w:id="42"/>
      <w:r>
        <w:br w:type="page"/>
      </w:r>
      <w:r>
        <w:lastRenderedPageBreak/>
        <w:t>Referencias</w:t>
      </w:r>
    </w:p>
    <w:p w14:paraId="00000261" w14:textId="77777777" w:rsidR="007340E8" w:rsidRDefault="007340E8">
      <w:pPr>
        <w:rPr>
          <w:b/>
        </w:rPr>
      </w:pPr>
    </w:p>
    <w:sectPr w:rsidR="007340E8" w:rsidSect="001145CC">
      <w:pgSz w:w="12240" w:h="15840"/>
      <w:pgMar w:top="1418" w:right="1418" w:bottom="1418" w:left="1418" w:header="709" w:footer="709"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6" w:author="Author" w:date="2023-10-27T23:34:00Z" w:initials="">
    <w:p w14:paraId="0000032B" w14:textId="77777777" w:rsidR="007340E8" w:rsidRDefault="00AF2F16">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Apellidos de los estudiantes</w:t>
      </w:r>
    </w:p>
  </w:comment>
  <w:comment w:id="7" w:author="Author" w:date="2023-10-27T23:34:00Z" w:initials="">
    <w:p w14:paraId="0000032D" w14:textId="77777777" w:rsidR="007340E8" w:rsidRDefault="00AF2F16">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Apellidos e iniciales de los nombres de los estudiantes</w:t>
      </w:r>
    </w:p>
  </w:comment>
  <w:comment w:id="11" w:author="Author" w:date="2023-10-27T23:34:00Z" w:initials="">
    <w:p w14:paraId="0000032E" w14:textId="77777777" w:rsidR="007340E8" w:rsidRDefault="00AF2F16">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Actualizar el número de su cohorte</w:t>
      </w:r>
    </w:p>
  </w:comment>
  <w:comment w:id="18" w:author="Author" w:date="2023-10-27T23:34:00Z" w:initials="">
    <w:p w14:paraId="0000032A" w14:textId="77777777" w:rsidR="007340E8" w:rsidRDefault="00AF2F16">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Los repositorio de cada estudiante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000032B" w15:done="0"/>
  <w15:commentEx w15:paraId="0000032D" w15:done="0"/>
  <w15:commentEx w15:paraId="0000032E" w15:done="0"/>
  <w15:commentEx w15:paraId="0000032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000032B" w16cid:durableId="6407E067"/>
  <w16cid:commentId w16cid:paraId="0000032D" w16cid:durableId="4E27E35D"/>
  <w16cid:commentId w16cid:paraId="0000032E" w16cid:durableId="05C05833"/>
  <w16cid:commentId w16cid:paraId="0000032A" w16cid:durableId="4D37789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FCA912" w14:textId="77777777" w:rsidR="00AF2F16" w:rsidRDefault="00AF2F16">
      <w:pPr>
        <w:spacing w:line="240" w:lineRule="auto"/>
      </w:pPr>
      <w:r>
        <w:separator/>
      </w:r>
    </w:p>
  </w:endnote>
  <w:endnote w:type="continuationSeparator" w:id="0">
    <w:p w14:paraId="46A3D860" w14:textId="77777777" w:rsidR="00AF2F16" w:rsidRDefault="00AF2F1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36632000-1447-4A71-B6E0-26DE5428F11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embedRegular r:id="rId2" w:fontKey="{05F72C6D-F2B0-42B3-98FE-455436B63630}"/>
  </w:font>
  <w:font w:name="Segoe UI">
    <w:panose1 w:val="020B0502040204020203"/>
    <w:charset w:val="00"/>
    <w:family w:val="swiss"/>
    <w:pitch w:val="variable"/>
    <w:sig w:usb0="E4002EFF" w:usb1="C000E47F" w:usb2="00000009" w:usb3="00000000" w:csb0="000001FF" w:csb1="00000000"/>
    <w:embedRegular r:id="rId3" w:fontKey="{44E3667D-CCDA-4DBB-A38C-2C94ACE7305A}"/>
  </w:font>
  <w:font w:name="Calibri">
    <w:panose1 w:val="020F0502020204030204"/>
    <w:charset w:val="00"/>
    <w:family w:val="swiss"/>
    <w:pitch w:val="variable"/>
    <w:sig w:usb0="E4002EFF" w:usb1="C000247B" w:usb2="00000009" w:usb3="00000000" w:csb0="000001FF" w:csb1="00000000"/>
    <w:embedRegular r:id="rId4" w:fontKey="{C5F3CE35-BA3B-404E-9EC3-6B5BA57382D3}"/>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5" w:fontKey="{DDD170E0-5B79-4BAA-8E8E-ACD240E36137}"/>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78025E" w14:textId="77777777" w:rsidR="00AF2F16" w:rsidRDefault="00AF2F16">
      <w:pPr>
        <w:spacing w:line="240" w:lineRule="auto"/>
      </w:pPr>
      <w:r>
        <w:separator/>
      </w:r>
    </w:p>
  </w:footnote>
  <w:footnote w:type="continuationSeparator" w:id="0">
    <w:p w14:paraId="7DA2AC86" w14:textId="77777777" w:rsidR="00AF2F16" w:rsidRDefault="00AF2F1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C0293"/>
    <w:multiLevelType w:val="multilevel"/>
    <w:tmpl w:val="C6682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C94DD4"/>
    <w:multiLevelType w:val="multilevel"/>
    <w:tmpl w:val="E780AB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C1B1F92"/>
    <w:multiLevelType w:val="multilevel"/>
    <w:tmpl w:val="9AB8F6C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1DD0018"/>
    <w:multiLevelType w:val="multilevel"/>
    <w:tmpl w:val="8EF61D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3144301E"/>
    <w:multiLevelType w:val="multilevel"/>
    <w:tmpl w:val="515C8D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32B86E33"/>
    <w:multiLevelType w:val="multilevel"/>
    <w:tmpl w:val="D534C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C7D5701"/>
    <w:multiLevelType w:val="multilevel"/>
    <w:tmpl w:val="184C7FE8"/>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7" w15:restartNumberingAfterBreak="0">
    <w:nsid w:val="3F3F25CA"/>
    <w:multiLevelType w:val="multilevel"/>
    <w:tmpl w:val="EA3209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45D119E4"/>
    <w:multiLevelType w:val="multilevel"/>
    <w:tmpl w:val="E21834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6130846"/>
    <w:multiLevelType w:val="multilevel"/>
    <w:tmpl w:val="48A446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46450EE3"/>
    <w:multiLevelType w:val="hybridMultilevel"/>
    <w:tmpl w:val="75640C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5A4E26E2"/>
    <w:multiLevelType w:val="multilevel"/>
    <w:tmpl w:val="E13C3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ACC1563"/>
    <w:multiLevelType w:val="multilevel"/>
    <w:tmpl w:val="5A8AF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02A6A79"/>
    <w:multiLevelType w:val="multilevel"/>
    <w:tmpl w:val="03D418DE"/>
    <w:lvl w:ilvl="0">
      <w:start w:val="1"/>
      <w:numFmt w:val="decimal"/>
      <w:lvlText w:val="%1."/>
      <w:lvlJc w:val="left"/>
      <w:pPr>
        <w:ind w:left="360" w:hanging="360"/>
      </w:pPr>
    </w:lvl>
    <w:lvl w:ilvl="1">
      <w:start w:val="1"/>
      <w:numFmt w:val="decimal"/>
      <w:lvlText w:val="%1.%2."/>
      <w:lvlJc w:val="left"/>
      <w:pPr>
        <w:ind w:left="360" w:hanging="360"/>
      </w:pPr>
      <w:rPr>
        <w:b/>
        <w:sz w:val="24"/>
        <w:szCs w:val="24"/>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4" w15:restartNumberingAfterBreak="0">
    <w:nsid w:val="614D1E55"/>
    <w:multiLevelType w:val="hybridMultilevel"/>
    <w:tmpl w:val="B972F092"/>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15" w15:restartNumberingAfterBreak="0">
    <w:nsid w:val="65467066"/>
    <w:multiLevelType w:val="multilevel"/>
    <w:tmpl w:val="7B1A10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0EA1AFE"/>
    <w:multiLevelType w:val="multilevel"/>
    <w:tmpl w:val="5FF48D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1995808"/>
    <w:multiLevelType w:val="multilevel"/>
    <w:tmpl w:val="E4C4C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4540BEA"/>
    <w:multiLevelType w:val="multilevel"/>
    <w:tmpl w:val="620E4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89382540">
    <w:abstractNumId w:val="2"/>
  </w:num>
  <w:num w:numId="2" w16cid:durableId="555243159">
    <w:abstractNumId w:val="3"/>
  </w:num>
  <w:num w:numId="3" w16cid:durableId="1393235990">
    <w:abstractNumId w:val="6"/>
  </w:num>
  <w:num w:numId="4" w16cid:durableId="269826463">
    <w:abstractNumId w:val="13"/>
  </w:num>
  <w:num w:numId="5" w16cid:durableId="2127505183">
    <w:abstractNumId w:val="9"/>
  </w:num>
  <w:num w:numId="6" w16cid:durableId="1836726998">
    <w:abstractNumId w:val="4"/>
  </w:num>
  <w:num w:numId="7" w16cid:durableId="941033955">
    <w:abstractNumId w:val="7"/>
  </w:num>
  <w:num w:numId="8" w16cid:durableId="1909195073">
    <w:abstractNumId w:val="1"/>
  </w:num>
  <w:num w:numId="9" w16cid:durableId="1980724745">
    <w:abstractNumId w:val="12"/>
  </w:num>
  <w:num w:numId="10" w16cid:durableId="2101291302">
    <w:abstractNumId w:val="8"/>
  </w:num>
  <w:num w:numId="11" w16cid:durableId="223295475">
    <w:abstractNumId w:val="18"/>
  </w:num>
  <w:num w:numId="12" w16cid:durableId="1188064123">
    <w:abstractNumId w:val="15"/>
  </w:num>
  <w:num w:numId="13" w16cid:durableId="480079628">
    <w:abstractNumId w:val="11"/>
  </w:num>
  <w:num w:numId="14" w16cid:durableId="2043745249">
    <w:abstractNumId w:val="0"/>
  </w:num>
  <w:num w:numId="15" w16cid:durableId="1687052112">
    <w:abstractNumId w:val="16"/>
  </w:num>
  <w:num w:numId="16" w16cid:durableId="1214973060">
    <w:abstractNumId w:val="17"/>
  </w:num>
  <w:num w:numId="17" w16cid:durableId="1833643202">
    <w:abstractNumId w:val="10"/>
  </w:num>
  <w:num w:numId="18" w16cid:durableId="1978802067">
    <w:abstractNumId w:val="5"/>
  </w:num>
  <w:num w:numId="19" w16cid:durableId="213798668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embedTrueTypeFonts/>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40E8"/>
    <w:rsid w:val="001145CC"/>
    <w:rsid w:val="001E57A7"/>
    <w:rsid w:val="00212E4D"/>
    <w:rsid w:val="00230487"/>
    <w:rsid w:val="00236139"/>
    <w:rsid w:val="003E5574"/>
    <w:rsid w:val="005B7F08"/>
    <w:rsid w:val="006A59F6"/>
    <w:rsid w:val="007340E8"/>
    <w:rsid w:val="007D7F75"/>
    <w:rsid w:val="00951FD4"/>
    <w:rsid w:val="009C2173"/>
    <w:rsid w:val="00AF2F1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48845E"/>
  <w15:docId w15:val="{77CC8E96-8F51-48E8-A719-D44EBDBDFB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s-CO" w:eastAsia="es-CO"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375A"/>
  </w:style>
  <w:style w:type="paragraph" w:styleId="Ttulo1">
    <w:name w:val="heading 1"/>
    <w:aliases w:val="Nivel 1 APA"/>
    <w:basedOn w:val="Normal"/>
    <w:next w:val="Normal"/>
    <w:link w:val="Ttulo1Car"/>
    <w:uiPriority w:val="9"/>
    <w:qFormat/>
    <w:rsid w:val="00883AF0"/>
    <w:pPr>
      <w:keepNext/>
      <w:keepLines/>
      <w:jc w:val="center"/>
      <w:outlineLvl w:val="0"/>
    </w:pPr>
    <w:rPr>
      <w:rFonts w:eastAsiaTheme="majorEastAsia" w:cstheme="majorBidi"/>
      <w:b/>
      <w:szCs w:val="32"/>
    </w:rPr>
  </w:style>
  <w:style w:type="paragraph" w:styleId="Ttulo2">
    <w:name w:val="heading 2"/>
    <w:aliases w:val="Nivel 2 APA"/>
    <w:basedOn w:val="Normal"/>
    <w:next w:val="Normal"/>
    <w:link w:val="Ttulo2Car"/>
    <w:uiPriority w:val="9"/>
    <w:unhideWhenUsed/>
    <w:qFormat/>
    <w:rsid w:val="000A7650"/>
    <w:pPr>
      <w:keepNext/>
      <w:keepLines/>
      <w:jc w:val="left"/>
      <w:outlineLvl w:val="1"/>
    </w:pPr>
    <w:rPr>
      <w:rFonts w:eastAsiaTheme="majorEastAsia" w:cstheme="majorBidi"/>
      <w:b/>
      <w:szCs w:val="26"/>
    </w:rPr>
  </w:style>
  <w:style w:type="paragraph" w:styleId="Ttulo3">
    <w:name w:val="heading 3"/>
    <w:aliases w:val="Nivel 3 APA"/>
    <w:basedOn w:val="Normal"/>
    <w:next w:val="Normal"/>
    <w:link w:val="Ttulo3Car"/>
    <w:uiPriority w:val="9"/>
    <w:semiHidden/>
    <w:unhideWhenUsed/>
    <w:qFormat/>
    <w:rsid w:val="000559D7"/>
    <w:pPr>
      <w:keepNext/>
      <w:keepLines/>
      <w:jc w:val="left"/>
      <w:outlineLvl w:val="2"/>
    </w:pPr>
    <w:rPr>
      <w:rFonts w:eastAsiaTheme="majorEastAsia" w:cstheme="majorBidi"/>
      <w:b/>
      <w:i/>
    </w:rPr>
  </w:style>
  <w:style w:type="paragraph" w:styleId="Ttulo4">
    <w:name w:val="heading 4"/>
    <w:aliases w:val="Nivel 4 APA"/>
    <w:basedOn w:val="Normal"/>
    <w:next w:val="Normal"/>
    <w:link w:val="Ttulo4Car"/>
    <w:uiPriority w:val="9"/>
    <w:semiHidden/>
    <w:unhideWhenUsed/>
    <w:qFormat/>
    <w:rsid w:val="000A1F65"/>
    <w:pPr>
      <w:keepNext/>
      <w:keepLines/>
      <w:ind w:left="709"/>
      <w:jc w:val="left"/>
      <w:outlineLvl w:val="3"/>
    </w:pPr>
    <w:rPr>
      <w:rFonts w:eastAsiaTheme="majorEastAsia" w:cstheme="majorBidi"/>
      <w:b/>
      <w:iCs/>
    </w:rPr>
  </w:style>
  <w:style w:type="paragraph" w:styleId="Ttulo5">
    <w:name w:val="heading 5"/>
    <w:aliases w:val="Nivel 5 APA"/>
    <w:basedOn w:val="Normal"/>
    <w:next w:val="Normal"/>
    <w:link w:val="Ttulo5Car"/>
    <w:uiPriority w:val="9"/>
    <w:semiHidden/>
    <w:unhideWhenUsed/>
    <w:qFormat/>
    <w:rsid w:val="008203A8"/>
    <w:pPr>
      <w:keepNext/>
      <w:keepLines/>
      <w:ind w:left="709"/>
      <w:jc w:val="left"/>
      <w:outlineLvl w:val="4"/>
    </w:pPr>
    <w:rPr>
      <w:rFonts w:eastAsiaTheme="majorEastAsia" w:cstheme="majorBidi"/>
      <w:b/>
      <w:i/>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892860"/>
    <w:pPr>
      <w:spacing w:line="240" w:lineRule="auto"/>
      <w:contextualSpacing/>
    </w:pPr>
    <w:rPr>
      <w:rFonts w:asciiTheme="majorHAnsi" w:eastAsiaTheme="majorEastAsia" w:hAnsiTheme="majorHAnsi" w:cstheme="majorBidi"/>
      <w:spacing w:val="-10"/>
      <w:kern w:val="28"/>
      <w:sz w:val="56"/>
      <w:szCs w:val="56"/>
    </w:rPr>
  </w:style>
  <w:style w:type="table" w:customStyle="1" w:styleId="TableNormal0">
    <w:name w:val="Table Normal"/>
    <w:tblPr>
      <w:tblCellMar>
        <w:top w:w="0" w:type="dxa"/>
        <w:left w:w="0" w:type="dxa"/>
        <w:bottom w:w="0" w:type="dxa"/>
        <w:right w:w="0" w:type="dxa"/>
      </w:tblCellMar>
    </w:tblPr>
  </w:style>
  <w:style w:type="character" w:styleId="Textodelmarcadordeposicin">
    <w:name w:val="Placeholder Text"/>
    <w:basedOn w:val="Fuentedeprrafopredeter"/>
    <w:uiPriority w:val="99"/>
    <w:semiHidden/>
    <w:rsid w:val="000511AB"/>
    <w:rPr>
      <w:color w:val="808080"/>
    </w:rPr>
  </w:style>
  <w:style w:type="character" w:customStyle="1" w:styleId="Estilo1">
    <w:name w:val="Estilo1"/>
    <w:basedOn w:val="Fuentedeprrafopredeter"/>
    <w:uiPriority w:val="1"/>
    <w:rsid w:val="000511AB"/>
    <w:rPr>
      <w:rFonts w:ascii="Times New Roman" w:hAnsi="Times New Roman"/>
      <w:sz w:val="24"/>
    </w:rPr>
  </w:style>
  <w:style w:type="character" w:customStyle="1" w:styleId="Estilo2">
    <w:name w:val="Estilo2"/>
    <w:basedOn w:val="Fuentedeprrafopredeter"/>
    <w:uiPriority w:val="1"/>
    <w:rsid w:val="000511AB"/>
    <w:rPr>
      <w:rFonts w:ascii="Times New Roman" w:hAnsi="Times New Roman"/>
      <w:sz w:val="24"/>
    </w:rPr>
  </w:style>
  <w:style w:type="character" w:customStyle="1" w:styleId="Estilo3">
    <w:name w:val="Estilo3"/>
    <w:basedOn w:val="Fuentedeprrafopredeter"/>
    <w:uiPriority w:val="1"/>
    <w:rsid w:val="00453721"/>
    <w:rPr>
      <w:rFonts w:ascii="Times New Roman" w:hAnsi="Times New Roman"/>
      <w:sz w:val="24"/>
    </w:rPr>
  </w:style>
  <w:style w:type="character" w:customStyle="1" w:styleId="Estilo4">
    <w:name w:val="Estilo4"/>
    <w:basedOn w:val="Fuentedeprrafopredeter"/>
    <w:uiPriority w:val="1"/>
    <w:rsid w:val="00453721"/>
    <w:rPr>
      <w:rFonts w:ascii="Times New Roman" w:hAnsi="Times New Roman"/>
      <w:sz w:val="24"/>
    </w:rPr>
  </w:style>
  <w:style w:type="character" w:customStyle="1" w:styleId="Estilo5">
    <w:name w:val="Estilo5"/>
    <w:basedOn w:val="Fuentedeprrafopredeter"/>
    <w:uiPriority w:val="1"/>
    <w:rsid w:val="00453721"/>
    <w:rPr>
      <w:rFonts w:ascii="Times New Roman" w:hAnsi="Times New Roman"/>
      <w:sz w:val="24"/>
    </w:rPr>
  </w:style>
  <w:style w:type="character" w:customStyle="1" w:styleId="Estilo6">
    <w:name w:val="Estilo6"/>
    <w:basedOn w:val="Fuentedeprrafopredeter"/>
    <w:uiPriority w:val="1"/>
    <w:rsid w:val="00573C21"/>
    <w:rPr>
      <w:rFonts w:ascii="Times New Roman" w:hAnsi="Times New Roman"/>
      <w:sz w:val="24"/>
    </w:rPr>
  </w:style>
  <w:style w:type="character" w:customStyle="1" w:styleId="Estilo7">
    <w:name w:val="Estilo7"/>
    <w:basedOn w:val="Fuentedeprrafopredeter"/>
    <w:uiPriority w:val="1"/>
    <w:rsid w:val="00573C21"/>
    <w:rPr>
      <w:rFonts w:ascii="Times New Roman" w:hAnsi="Times New Roman"/>
      <w:sz w:val="24"/>
    </w:rPr>
  </w:style>
  <w:style w:type="character" w:customStyle="1" w:styleId="Estilo9">
    <w:name w:val="Estilo9"/>
    <w:basedOn w:val="Fuentedeprrafopredeter"/>
    <w:uiPriority w:val="1"/>
    <w:rsid w:val="007676DC"/>
    <w:rPr>
      <w:rFonts w:ascii="Times New Roman" w:hAnsi="Times New Roman"/>
      <w:sz w:val="20"/>
    </w:rPr>
  </w:style>
  <w:style w:type="character" w:customStyle="1" w:styleId="Estilo8">
    <w:name w:val="Estilo8"/>
    <w:basedOn w:val="Fuentedeprrafopredeter"/>
    <w:uiPriority w:val="1"/>
    <w:rsid w:val="007676DC"/>
    <w:rPr>
      <w:rFonts w:ascii="Times New Roman" w:hAnsi="Times New Roman"/>
      <w:sz w:val="24"/>
    </w:rPr>
  </w:style>
  <w:style w:type="paragraph" w:styleId="Encabezado">
    <w:name w:val="header"/>
    <w:basedOn w:val="Normal"/>
    <w:link w:val="EncabezadoCar"/>
    <w:uiPriority w:val="99"/>
    <w:unhideWhenUsed/>
    <w:rsid w:val="006B13CA"/>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6B13CA"/>
  </w:style>
  <w:style w:type="paragraph" w:styleId="Piedepgina">
    <w:name w:val="footer"/>
    <w:basedOn w:val="Normal"/>
    <w:link w:val="PiedepginaCar"/>
    <w:uiPriority w:val="99"/>
    <w:unhideWhenUsed/>
    <w:rsid w:val="006B13CA"/>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6B13CA"/>
  </w:style>
  <w:style w:type="character" w:styleId="Refdecomentario">
    <w:name w:val="annotation reference"/>
    <w:basedOn w:val="Fuentedeprrafopredeter"/>
    <w:uiPriority w:val="99"/>
    <w:semiHidden/>
    <w:unhideWhenUsed/>
    <w:rsid w:val="006B13CA"/>
    <w:rPr>
      <w:sz w:val="16"/>
      <w:szCs w:val="16"/>
    </w:rPr>
  </w:style>
  <w:style w:type="paragraph" w:styleId="Textocomentario">
    <w:name w:val="annotation text"/>
    <w:basedOn w:val="Normal"/>
    <w:link w:val="TextocomentarioCar"/>
    <w:uiPriority w:val="99"/>
    <w:unhideWhenUsed/>
    <w:rsid w:val="006B13CA"/>
    <w:pPr>
      <w:spacing w:line="240" w:lineRule="auto"/>
    </w:pPr>
    <w:rPr>
      <w:sz w:val="20"/>
      <w:szCs w:val="20"/>
    </w:rPr>
  </w:style>
  <w:style w:type="character" w:customStyle="1" w:styleId="TextocomentarioCar">
    <w:name w:val="Texto comentario Car"/>
    <w:basedOn w:val="Fuentedeprrafopredeter"/>
    <w:link w:val="Textocomentario"/>
    <w:uiPriority w:val="99"/>
    <w:rsid w:val="006B13CA"/>
    <w:rPr>
      <w:rFonts w:ascii="Times New Roman" w:hAnsi="Times New Roman"/>
      <w:sz w:val="20"/>
      <w:szCs w:val="20"/>
    </w:rPr>
  </w:style>
  <w:style w:type="paragraph" w:styleId="Textodeglobo">
    <w:name w:val="Balloon Text"/>
    <w:basedOn w:val="Normal"/>
    <w:link w:val="TextodegloboCar"/>
    <w:uiPriority w:val="99"/>
    <w:semiHidden/>
    <w:unhideWhenUsed/>
    <w:rsid w:val="006B13CA"/>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B13CA"/>
    <w:rPr>
      <w:rFonts w:ascii="Segoe UI" w:hAnsi="Segoe UI" w:cs="Segoe UI"/>
      <w:sz w:val="18"/>
      <w:szCs w:val="18"/>
    </w:rPr>
  </w:style>
  <w:style w:type="character" w:customStyle="1" w:styleId="Ttulo1Car">
    <w:name w:val="Título 1 Car"/>
    <w:aliases w:val="Nivel 1 APA Car"/>
    <w:basedOn w:val="Fuentedeprrafopredeter"/>
    <w:link w:val="Ttulo1"/>
    <w:uiPriority w:val="9"/>
    <w:rsid w:val="00553A44"/>
    <w:rPr>
      <w:rFonts w:ascii="Times New Roman" w:eastAsiaTheme="majorEastAsia" w:hAnsi="Times New Roman" w:cstheme="majorBidi"/>
      <w:b/>
      <w:sz w:val="24"/>
      <w:szCs w:val="32"/>
    </w:rPr>
  </w:style>
  <w:style w:type="character" w:customStyle="1" w:styleId="Ttulo2Car">
    <w:name w:val="Título 2 Car"/>
    <w:aliases w:val="Nivel 2 APA Car"/>
    <w:basedOn w:val="Fuentedeprrafopredeter"/>
    <w:link w:val="Ttulo2"/>
    <w:uiPriority w:val="9"/>
    <w:rsid w:val="000A7650"/>
    <w:rPr>
      <w:rFonts w:ascii="Times New Roman" w:eastAsiaTheme="majorEastAsia" w:hAnsi="Times New Roman" w:cstheme="majorBidi"/>
      <w:b/>
      <w:sz w:val="24"/>
      <w:szCs w:val="26"/>
    </w:rPr>
  </w:style>
  <w:style w:type="character" w:customStyle="1" w:styleId="Ttulo3Car">
    <w:name w:val="Título 3 Car"/>
    <w:aliases w:val="Nivel 3 APA Car"/>
    <w:basedOn w:val="Fuentedeprrafopredeter"/>
    <w:link w:val="Ttulo3"/>
    <w:uiPriority w:val="9"/>
    <w:rsid w:val="00B77F22"/>
    <w:rPr>
      <w:rFonts w:ascii="Times New Roman" w:eastAsiaTheme="majorEastAsia" w:hAnsi="Times New Roman" w:cstheme="majorBidi"/>
      <w:b/>
      <w:i/>
      <w:sz w:val="24"/>
      <w:szCs w:val="24"/>
    </w:rPr>
  </w:style>
  <w:style w:type="character" w:customStyle="1" w:styleId="Ttulo4Car">
    <w:name w:val="Título 4 Car"/>
    <w:aliases w:val="Nivel 4 APA Car"/>
    <w:basedOn w:val="Fuentedeprrafopredeter"/>
    <w:link w:val="Ttulo4"/>
    <w:uiPriority w:val="9"/>
    <w:rsid w:val="00B77F22"/>
    <w:rPr>
      <w:rFonts w:ascii="Times New Roman" w:eastAsiaTheme="majorEastAsia" w:hAnsi="Times New Roman" w:cstheme="majorBidi"/>
      <w:b/>
      <w:iCs/>
      <w:sz w:val="24"/>
    </w:rPr>
  </w:style>
  <w:style w:type="paragraph" w:styleId="TtuloTDC">
    <w:name w:val="TOC Heading"/>
    <w:basedOn w:val="Ttulo1"/>
    <w:next w:val="Normal"/>
    <w:uiPriority w:val="39"/>
    <w:unhideWhenUsed/>
    <w:qFormat/>
    <w:rsid w:val="00C909C4"/>
    <w:pPr>
      <w:outlineLvl w:val="9"/>
    </w:pPr>
  </w:style>
  <w:style w:type="paragraph" w:styleId="TDC1">
    <w:name w:val="toc 1"/>
    <w:basedOn w:val="Normal"/>
    <w:next w:val="Normal"/>
    <w:autoRedefine/>
    <w:uiPriority w:val="39"/>
    <w:unhideWhenUsed/>
    <w:rsid w:val="00825190"/>
    <w:pPr>
      <w:tabs>
        <w:tab w:val="right" w:leader="dot" w:pos="9394"/>
      </w:tabs>
      <w:spacing w:before="240" w:after="240" w:line="240" w:lineRule="auto"/>
      <w:jc w:val="left"/>
    </w:pPr>
  </w:style>
  <w:style w:type="paragraph" w:styleId="TDC2">
    <w:name w:val="toc 2"/>
    <w:basedOn w:val="Normal"/>
    <w:next w:val="Normal"/>
    <w:autoRedefine/>
    <w:uiPriority w:val="39"/>
    <w:unhideWhenUsed/>
    <w:rsid w:val="001A5143"/>
    <w:pPr>
      <w:spacing w:before="240" w:after="240" w:line="240" w:lineRule="auto"/>
      <w:ind w:left="238"/>
      <w:jc w:val="left"/>
    </w:pPr>
  </w:style>
  <w:style w:type="character" w:styleId="Hipervnculo">
    <w:name w:val="Hyperlink"/>
    <w:basedOn w:val="Fuentedeprrafopredeter"/>
    <w:uiPriority w:val="99"/>
    <w:unhideWhenUsed/>
    <w:rsid w:val="00EF2223"/>
    <w:rPr>
      <w:color w:val="0563C1" w:themeColor="hyperlink"/>
      <w:u w:val="single"/>
    </w:rPr>
  </w:style>
  <w:style w:type="paragraph" w:styleId="TDC3">
    <w:name w:val="toc 3"/>
    <w:basedOn w:val="Normal"/>
    <w:next w:val="Normal"/>
    <w:autoRedefine/>
    <w:uiPriority w:val="39"/>
    <w:unhideWhenUsed/>
    <w:rsid w:val="001A5143"/>
    <w:pPr>
      <w:spacing w:before="240" w:after="240" w:line="240" w:lineRule="auto"/>
      <w:ind w:left="442"/>
      <w:jc w:val="left"/>
    </w:pPr>
    <w:rPr>
      <w:rFonts w:eastAsiaTheme="minorEastAsia"/>
    </w:rPr>
  </w:style>
  <w:style w:type="paragraph" w:styleId="Asuntodelcomentario">
    <w:name w:val="annotation subject"/>
    <w:basedOn w:val="Textocomentario"/>
    <w:next w:val="Textocomentario"/>
    <w:link w:val="AsuntodelcomentarioCar"/>
    <w:uiPriority w:val="99"/>
    <w:semiHidden/>
    <w:unhideWhenUsed/>
    <w:rsid w:val="00257918"/>
    <w:rPr>
      <w:b/>
      <w:bCs/>
    </w:rPr>
  </w:style>
  <w:style w:type="character" w:customStyle="1" w:styleId="AsuntodelcomentarioCar">
    <w:name w:val="Asunto del comentario Car"/>
    <w:basedOn w:val="TextocomentarioCar"/>
    <w:link w:val="Asuntodelcomentario"/>
    <w:uiPriority w:val="99"/>
    <w:semiHidden/>
    <w:rsid w:val="00257918"/>
    <w:rPr>
      <w:rFonts w:ascii="Times New Roman" w:hAnsi="Times New Roman"/>
      <w:b/>
      <w:bCs/>
      <w:sz w:val="20"/>
      <w:szCs w:val="20"/>
    </w:rPr>
  </w:style>
  <w:style w:type="table" w:styleId="Tablaconcuadrcula">
    <w:name w:val="Table Grid"/>
    <w:basedOn w:val="Tablanormal"/>
    <w:uiPriority w:val="39"/>
    <w:rsid w:val="004B3744"/>
    <w:pPr>
      <w:spacing w:line="240" w:lineRule="auto"/>
    </w:pPr>
    <w:rPr>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60175E"/>
    <w:pPr>
      <w:spacing w:after="120" w:line="240" w:lineRule="auto"/>
      <w:jc w:val="left"/>
    </w:pPr>
    <w:rPr>
      <w:i/>
      <w:iCs/>
      <w:szCs w:val="18"/>
    </w:rPr>
  </w:style>
  <w:style w:type="character" w:customStyle="1" w:styleId="Estilo10">
    <w:name w:val="Estilo10"/>
    <w:basedOn w:val="Fuentedeprrafopredeter"/>
    <w:uiPriority w:val="1"/>
    <w:rsid w:val="001E1DD5"/>
    <w:rPr>
      <w:rFonts w:ascii="Times New Roman" w:hAnsi="Times New Roman"/>
      <w:sz w:val="20"/>
    </w:rPr>
  </w:style>
  <w:style w:type="paragraph" w:styleId="Prrafodelista">
    <w:name w:val="List Paragraph"/>
    <w:basedOn w:val="Normal"/>
    <w:uiPriority w:val="34"/>
    <w:qFormat/>
    <w:rsid w:val="00317330"/>
    <w:pPr>
      <w:contextualSpacing/>
    </w:pPr>
  </w:style>
  <w:style w:type="character" w:customStyle="1" w:styleId="Ttulo5Car">
    <w:name w:val="Título 5 Car"/>
    <w:aliases w:val="Nivel 5 APA Car"/>
    <w:basedOn w:val="Fuentedeprrafopredeter"/>
    <w:link w:val="Ttulo5"/>
    <w:uiPriority w:val="9"/>
    <w:rsid w:val="008203A8"/>
    <w:rPr>
      <w:rFonts w:ascii="Times New Roman" w:eastAsiaTheme="majorEastAsia" w:hAnsi="Times New Roman" w:cstheme="majorBidi"/>
      <w:b/>
      <w:i/>
      <w:sz w:val="24"/>
    </w:rPr>
  </w:style>
  <w:style w:type="paragraph" w:styleId="Bibliografa">
    <w:name w:val="Bibliography"/>
    <w:basedOn w:val="Normal"/>
    <w:next w:val="Normal"/>
    <w:uiPriority w:val="37"/>
    <w:unhideWhenUsed/>
    <w:rsid w:val="00377F9C"/>
  </w:style>
  <w:style w:type="paragraph" w:styleId="Textonotapie">
    <w:name w:val="footnote text"/>
    <w:basedOn w:val="Normal"/>
    <w:link w:val="TextonotapieCar"/>
    <w:uiPriority w:val="99"/>
    <w:semiHidden/>
    <w:unhideWhenUsed/>
    <w:rsid w:val="009B35C3"/>
    <w:pPr>
      <w:spacing w:line="240" w:lineRule="auto"/>
    </w:pPr>
    <w:rPr>
      <w:sz w:val="20"/>
      <w:szCs w:val="20"/>
    </w:rPr>
  </w:style>
  <w:style w:type="character" w:customStyle="1" w:styleId="TextonotapieCar">
    <w:name w:val="Texto nota pie Car"/>
    <w:basedOn w:val="Fuentedeprrafopredeter"/>
    <w:link w:val="Textonotapie"/>
    <w:uiPriority w:val="99"/>
    <w:semiHidden/>
    <w:rsid w:val="009B35C3"/>
    <w:rPr>
      <w:rFonts w:ascii="Times New Roman" w:hAnsi="Times New Roman"/>
      <w:sz w:val="20"/>
      <w:szCs w:val="20"/>
    </w:rPr>
  </w:style>
  <w:style w:type="character" w:styleId="Refdenotaalpie">
    <w:name w:val="footnote reference"/>
    <w:basedOn w:val="Fuentedeprrafopredeter"/>
    <w:uiPriority w:val="99"/>
    <w:semiHidden/>
    <w:unhideWhenUsed/>
    <w:rsid w:val="009B35C3"/>
    <w:rPr>
      <w:vertAlign w:val="superscript"/>
    </w:rPr>
  </w:style>
  <w:style w:type="character" w:styleId="Refdenotaalfinal">
    <w:name w:val="endnote reference"/>
    <w:basedOn w:val="Fuentedeprrafopredeter"/>
    <w:uiPriority w:val="99"/>
    <w:semiHidden/>
    <w:unhideWhenUsed/>
    <w:rsid w:val="008A4B69"/>
    <w:rPr>
      <w:vertAlign w:val="superscript"/>
    </w:rPr>
  </w:style>
  <w:style w:type="paragraph" w:styleId="Lista">
    <w:name w:val="List"/>
    <w:basedOn w:val="Normal"/>
    <w:uiPriority w:val="99"/>
    <w:unhideWhenUsed/>
    <w:rsid w:val="00892860"/>
    <w:pPr>
      <w:ind w:left="283" w:hanging="283"/>
      <w:contextualSpacing/>
    </w:pPr>
  </w:style>
  <w:style w:type="paragraph" w:styleId="Lista2">
    <w:name w:val="List 2"/>
    <w:basedOn w:val="Normal"/>
    <w:uiPriority w:val="99"/>
    <w:unhideWhenUsed/>
    <w:rsid w:val="00892860"/>
    <w:pPr>
      <w:ind w:left="566" w:hanging="283"/>
      <w:contextualSpacing/>
    </w:pPr>
  </w:style>
  <w:style w:type="paragraph" w:styleId="Saludo">
    <w:name w:val="Salutation"/>
    <w:basedOn w:val="Normal"/>
    <w:next w:val="Normal"/>
    <w:link w:val="SaludoCar"/>
    <w:uiPriority w:val="99"/>
    <w:unhideWhenUsed/>
    <w:rsid w:val="00892860"/>
  </w:style>
  <w:style w:type="character" w:customStyle="1" w:styleId="SaludoCar">
    <w:name w:val="Saludo Car"/>
    <w:basedOn w:val="Fuentedeprrafopredeter"/>
    <w:link w:val="Saludo"/>
    <w:uiPriority w:val="99"/>
    <w:rsid w:val="00892860"/>
    <w:rPr>
      <w:rFonts w:ascii="Times New Roman" w:hAnsi="Times New Roman"/>
      <w:sz w:val="24"/>
    </w:rPr>
  </w:style>
  <w:style w:type="character" w:customStyle="1" w:styleId="TtuloCar">
    <w:name w:val="Título Car"/>
    <w:basedOn w:val="Fuentedeprrafopredeter"/>
    <w:link w:val="Ttulo"/>
    <w:uiPriority w:val="10"/>
    <w:rsid w:val="00892860"/>
    <w:rPr>
      <w:rFonts w:asciiTheme="majorHAnsi" w:eastAsiaTheme="majorEastAsia" w:hAnsiTheme="majorHAnsi" w:cstheme="majorBidi"/>
      <w:spacing w:val="-10"/>
      <w:kern w:val="28"/>
      <w:sz w:val="56"/>
      <w:szCs w:val="56"/>
    </w:rPr>
  </w:style>
  <w:style w:type="paragraph" w:styleId="Textoindependiente">
    <w:name w:val="Body Text"/>
    <w:basedOn w:val="Normal"/>
    <w:link w:val="TextoindependienteCar"/>
    <w:uiPriority w:val="99"/>
    <w:unhideWhenUsed/>
    <w:rsid w:val="00892860"/>
    <w:pPr>
      <w:spacing w:after="120"/>
    </w:pPr>
  </w:style>
  <w:style w:type="character" w:customStyle="1" w:styleId="TextoindependienteCar">
    <w:name w:val="Texto independiente Car"/>
    <w:basedOn w:val="Fuentedeprrafopredeter"/>
    <w:link w:val="Textoindependiente"/>
    <w:uiPriority w:val="99"/>
    <w:rsid w:val="00892860"/>
    <w:rPr>
      <w:rFonts w:ascii="Times New Roman" w:hAnsi="Times New Roman"/>
      <w:sz w:val="24"/>
    </w:rPr>
  </w:style>
  <w:style w:type="paragraph" w:styleId="Sangradetextonormal">
    <w:name w:val="Body Text Indent"/>
    <w:basedOn w:val="Normal"/>
    <w:link w:val="SangradetextonormalCar"/>
    <w:uiPriority w:val="99"/>
    <w:unhideWhenUsed/>
    <w:rsid w:val="00892860"/>
    <w:pPr>
      <w:spacing w:after="120"/>
      <w:ind w:left="283"/>
    </w:pPr>
  </w:style>
  <w:style w:type="character" w:customStyle="1" w:styleId="SangradetextonormalCar">
    <w:name w:val="Sangría de texto normal Car"/>
    <w:basedOn w:val="Fuentedeprrafopredeter"/>
    <w:link w:val="Sangradetextonormal"/>
    <w:uiPriority w:val="99"/>
    <w:rsid w:val="00892860"/>
    <w:rPr>
      <w:rFonts w:ascii="Times New Roman" w:hAnsi="Times New Roman"/>
      <w:sz w:val="24"/>
    </w:rPr>
  </w:style>
  <w:style w:type="paragraph" w:styleId="Subttulo">
    <w:name w:val="Subtitle"/>
    <w:basedOn w:val="Normal"/>
    <w:next w:val="Normal"/>
    <w:link w:val="SubttuloCar"/>
    <w:uiPriority w:val="11"/>
    <w:qFormat/>
    <w:pPr>
      <w:spacing w:after="160"/>
    </w:pPr>
    <w:rPr>
      <w:rFonts w:ascii="Calibri" w:eastAsia="Calibri" w:hAnsi="Calibri" w:cs="Calibri"/>
      <w:color w:val="5A5A5A"/>
      <w:sz w:val="22"/>
      <w:szCs w:val="22"/>
    </w:rPr>
  </w:style>
  <w:style w:type="character" w:customStyle="1" w:styleId="SubttuloCar">
    <w:name w:val="Subtítulo Car"/>
    <w:basedOn w:val="Fuentedeprrafopredeter"/>
    <w:link w:val="Subttulo"/>
    <w:uiPriority w:val="11"/>
    <w:rsid w:val="00892860"/>
    <w:rPr>
      <w:rFonts w:eastAsiaTheme="minorEastAsia"/>
      <w:color w:val="5A5A5A" w:themeColor="text1" w:themeTint="A5"/>
      <w:spacing w:val="15"/>
    </w:rPr>
  </w:style>
  <w:style w:type="paragraph" w:customStyle="1" w:styleId="Caracteresenmarcados">
    <w:name w:val="Caracteres enmarcados"/>
    <w:basedOn w:val="Normal"/>
    <w:rsid w:val="00892860"/>
  </w:style>
  <w:style w:type="paragraph" w:styleId="Textoindependienteprimerasangra">
    <w:name w:val="Body Text First Indent"/>
    <w:basedOn w:val="Textoindependiente"/>
    <w:link w:val="TextoindependienteprimerasangraCar"/>
    <w:uiPriority w:val="99"/>
    <w:unhideWhenUsed/>
    <w:rsid w:val="00892860"/>
    <w:pPr>
      <w:spacing w:after="0"/>
      <w:ind w:firstLine="360"/>
    </w:pPr>
  </w:style>
  <w:style w:type="character" w:customStyle="1" w:styleId="TextoindependienteprimerasangraCar">
    <w:name w:val="Texto independiente primera sangría Car"/>
    <w:basedOn w:val="TextoindependienteCar"/>
    <w:link w:val="Textoindependienteprimerasangra"/>
    <w:uiPriority w:val="99"/>
    <w:rsid w:val="00892860"/>
    <w:rPr>
      <w:rFonts w:ascii="Times New Roman" w:hAnsi="Times New Roman"/>
      <w:sz w:val="24"/>
    </w:rPr>
  </w:style>
  <w:style w:type="paragraph" w:styleId="Textoindependienteprimerasangra2">
    <w:name w:val="Body Text First Indent 2"/>
    <w:basedOn w:val="Sangradetextonormal"/>
    <w:link w:val="Textoindependienteprimerasangra2Car"/>
    <w:uiPriority w:val="99"/>
    <w:unhideWhenUsed/>
    <w:rsid w:val="00892860"/>
    <w:pPr>
      <w:spacing w:after="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892860"/>
    <w:rPr>
      <w:rFonts w:ascii="Times New Roman" w:hAnsi="Times New Roman"/>
      <w:sz w:val="24"/>
    </w:rPr>
  </w:style>
  <w:style w:type="paragraph" w:customStyle="1" w:styleId="PrrAPA">
    <w:name w:val="Párr.APA"/>
    <w:basedOn w:val="Normal"/>
    <w:link w:val="PrrAPACar"/>
    <w:qFormat/>
    <w:rsid w:val="00F25464"/>
    <w:pPr>
      <w:ind w:firstLine="709"/>
    </w:pPr>
  </w:style>
  <w:style w:type="paragraph" w:customStyle="1" w:styleId="Cita40">
    <w:name w:val="Cita+40"/>
    <w:basedOn w:val="Textocomentario"/>
    <w:link w:val="Cita40Car"/>
    <w:qFormat/>
    <w:rsid w:val="001913F2"/>
    <w:pPr>
      <w:spacing w:line="360" w:lineRule="auto"/>
      <w:ind w:left="709"/>
    </w:pPr>
    <w:rPr>
      <w:sz w:val="24"/>
    </w:rPr>
  </w:style>
  <w:style w:type="paragraph" w:styleId="TDC4">
    <w:name w:val="toc 4"/>
    <w:basedOn w:val="Normal"/>
    <w:next w:val="Normal"/>
    <w:autoRedefine/>
    <w:uiPriority w:val="39"/>
    <w:unhideWhenUsed/>
    <w:rsid w:val="001A5143"/>
    <w:pPr>
      <w:spacing w:before="240" w:after="240" w:line="240" w:lineRule="auto"/>
      <w:ind w:left="720"/>
      <w:jc w:val="left"/>
    </w:pPr>
  </w:style>
  <w:style w:type="paragraph" w:styleId="TDC5">
    <w:name w:val="toc 5"/>
    <w:basedOn w:val="Normal"/>
    <w:next w:val="Normal"/>
    <w:autoRedefine/>
    <w:uiPriority w:val="39"/>
    <w:unhideWhenUsed/>
    <w:rsid w:val="001A5143"/>
    <w:pPr>
      <w:spacing w:before="240" w:after="240" w:line="240" w:lineRule="auto"/>
      <w:ind w:left="958"/>
      <w:jc w:val="left"/>
    </w:pPr>
  </w:style>
  <w:style w:type="paragraph" w:styleId="Tabladeilustraciones">
    <w:name w:val="table of figures"/>
    <w:basedOn w:val="Normal"/>
    <w:next w:val="Normal"/>
    <w:uiPriority w:val="99"/>
    <w:unhideWhenUsed/>
    <w:rsid w:val="008E10F2"/>
    <w:pPr>
      <w:spacing w:before="240" w:after="240" w:line="240" w:lineRule="auto"/>
      <w:jc w:val="left"/>
    </w:pPr>
  </w:style>
  <w:style w:type="paragraph" w:customStyle="1" w:styleId="PrrIEEE">
    <w:name w:val="Párr.IEEE"/>
    <w:basedOn w:val="Normal"/>
    <w:link w:val="PrrIEEECar"/>
    <w:rsid w:val="00BD79EE"/>
    <w:pPr>
      <w:ind w:firstLine="680"/>
    </w:pPr>
  </w:style>
  <w:style w:type="character" w:customStyle="1" w:styleId="PrrIEEECar">
    <w:name w:val="Párr.IEEE Car"/>
    <w:basedOn w:val="Fuentedeprrafopredeter"/>
    <w:link w:val="PrrIEEE"/>
    <w:rsid w:val="00BD79EE"/>
    <w:rPr>
      <w:rFonts w:ascii="Times New Roman" w:hAnsi="Times New Roman" w:cs="Times New Roman"/>
      <w:sz w:val="24"/>
      <w:szCs w:val="24"/>
    </w:rPr>
  </w:style>
  <w:style w:type="character" w:customStyle="1" w:styleId="PrrAPACar">
    <w:name w:val="Párr.APA Car"/>
    <w:basedOn w:val="Fuentedeprrafopredeter"/>
    <w:link w:val="PrrAPA"/>
    <w:rsid w:val="00A2232C"/>
    <w:rPr>
      <w:rFonts w:ascii="Times New Roman" w:hAnsi="Times New Roman" w:cs="Times New Roman"/>
      <w:sz w:val="24"/>
      <w:szCs w:val="24"/>
    </w:rPr>
  </w:style>
  <w:style w:type="character" w:customStyle="1" w:styleId="Cita40Car">
    <w:name w:val="Cita+40 Car"/>
    <w:basedOn w:val="Fuentedeprrafopredeter"/>
    <w:link w:val="Cita40"/>
    <w:rsid w:val="00806D04"/>
    <w:rPr>
      <w:rFonts w:ascii="Times New Roman" w:hAnsi="Times New Roman"/>
      <w:sz w:val="24"/>
      <w:szCs w:val="20"/>
    </w:rPr>
  </w:style>
  <w:style w:type="character" w:styleId="Mencinsinresolver">
    <w:name w:val="Unresolved Mention"/>
    <w:basedOn w:val="Fuentedeprrafopredeter"/>
    <w:uiPriority w:val="99"/>
    <w:semiHidden/>
    <w:unhideWhenUsed/>
    <w:rsid w:val="00CE5AFD"/>
    <w:rPr>
      <w:color w:val="605E5C"/>
      <w:shd w:val="clear" w:color="auto" w:fill="E1DFDD"/>
    </w:rPr>
  </w:style>
  <w:style w:type="paragraph" w:styleId="Sinespaciado">
    <w:name w:val="No Spacing"/>
    <w:uiPriority w:val="1"/>
    <w:rsid w:val="00CE5AFD"/>
    <w:pPr>
      <w:spacing w:line="240" w:lineRule="auto"/>
    </w:pPr>
    <w:rPr>
      <w:rFonts w:ascii="Calibri" w:eastAsia="Calibri" w:hAnsi="Calibri"/>
    </w:rPr>
  </w:style>
  <w:style w:type="paragraph" w:customStyle="1" w:styleId="Normal1">
    <w:name w:val="Normal1"/>
    <w:basedOn w:val="Normal"/>
    <w:link w:val="normalCar"/>
    <w:rsid w:val="00CE5AFD"/>
    <w:pPr>
      <w:spacing w:after="160" w:line="259" w:lineRule="auto"/>
      <w:jc w:val="left"/>
    </w:pPr>
  </w:style>
  <w:style w:type="character" w:customStyle="1" w:styleId="normalCar">
    <w:name w:val="normal Car"/>
    <w:basedOn w:val="Fuentedeprrafopredeter"/>
    <w:link w:val="Normal1"/>
    <w:rsid w:val="00CE5AFD"/>
    <w:rPr>
      <w:rFonts w:ascii="Times New Roman" w:hAnsi="Times New Roman"/>
      <w:sz w:val="24"/>
    </w:rPr>
  </w:style>
  <w:style w:type="paragraph" w:styleId="NormalWeb">
    <w:name w:val="Normal (Web)"/>
    <w:basedOn w:val="Normal"/>
    <w:uiPriority w:val="99"/>
    <w:unhideWhenUsed/>
    <w:rsid w:val="00910070"/>
    <w:pPr>
      <w:spacing w:before="100" w:beforeAutospacing="1" w:after="100" w:afterAutospacing="1" w:line="240" w:lineRule="auto"/>
      <w:jc w:val="left"/>
    </w:pPr>
  </w:style>
  <w:style w:type="paragraph" w:styleId="Revisin">
    <w:name w:val="Revision"/>
    <w:hidden/>
    <w:uiPriority w:val="99"/>
    <w:semiHidden/>
    <w:rsid w:val="009F47A3"/>
    <w:pPr>
      <w:spacing w:line="240" w:lineRule="auto"/>
    </w:pPr>
  </w:style>
  <w:style w:type="table" w:customStyle="1" w:styleId="a">
    <w:basedOn w:val="Tablanormal"/>
    <w:pPr>
      <w:spacing w:line="240" w:lineRule="auto"/>
    </w:pPr>
    <w:rPr>
      <w:sz w:val="20"/>
      <w:szCs w:val="20"/>
    </w:rPr>
    <w:tblPr>
      <w:tblStyleRowBandSize w:val="1"/>
      <w:tblStyleColBandSize w:val="1"/>
    </w:tblPr>
  </w:style>
  <w:style w:type="table" w:customStyle="1" w:styleId="a0">
    <w:basedOn w:val="Tablanormal"/>
    <w:pPr>
      <w:spacing w:line="240" w:lineRule="auto"/>
    </w:pPr>
    <w:rPr>
      <w:sz w:val="20"/>
      <w:szCs w:val="20"/>
    </w:rPr>
    <w:tblPr>
      <w:tblStyleRowBandSize w:val="1"/>
      <w:tblStyleColBandSize w:val="1"/>
    </w:tblPr>
  </w:style>
  <w:style w:type="table" w:customStyle="1" w:styleId="a1">
    <w:basedOn w:val="Tablanormal"/>
    <w:tblPr>
      <w:tblStyleRowBandSize w:val="1"/>
      <w:tblStyleColBandSize w:val="1"/>
      <w:tblCellMar>
        <w:left w:w="115" w:type="dxa"/>
        <w:right w:w="115" w:type="dxa"/>
      </w:tblCellMar>
    </w:tblPr>
  </w:style>
  <w:style w:type="table" w:customStyle="1" w:styleId="a2">
    <w:basedOn w:val="Tablanormal"/>
    <w:tblPr>
      <w:tblStyleRowBandSize w:val="1"/>
      <w:tblStyleColBandSize w:val="1"/>
      <w:tblCellMar>
        <w:left w:w="70" w:type="dxa"/>
        <w:right w:w="70" w:type="dxa"/>
      </w:tblCellMar>
    </w:tblPr>
  </w:style>
  <w:style w:type="table" w:customStyle="1" w:styleId="a3">
    <w:basedOn w:val="Tablanormal"/>
    <w:pPr>
      <w:spacing w:line="240" w:lineRule="auto"/>
    </w:pPr>
    <w:rPr>
      <w:sz w:val="20"/>
      <w:szCs w:val="20"/>
    </w:rPr>
    <w:tblPr>
      <w:tblStyleRowBandSize w:val="1"/>
      <w:tblStyleColBandSize w:val="1"/>
    </w:tblPr>
  </w:style>
  <w:style w:type="table" w:customStyle="1" w:styleId="a4">
    <w:basedOn w:val="Tablanormal"/>
    <w:pPr>
      <w:spacing w:line="240" w:lineRule="auto"/>
    </w:pPr>
    <w:rPr>
      <w:sz w:val="20"/>
      <w:szCs w:val="20"/>
    </w:rPr>
    <w:tblPr>
      <w:tblStyleRowBandSize w:val="1"/>
      <w:tblStyleColBandSize w:val="1"/>
    </w:tblPr>
  </w:style>
  <w:style w:type="table" w:customStyle="1" w:styleId="a5">
    <w:basedOn w:val="Tablanormal"/>
    <w:pPr>
      <w:spacing w:line="240" w:lineRule="auto"/>
    </w:pPr>
    <w:rPr>
      <w:sz w:val="20"/>
      <w:szCs w:val="20"/>
    </w:rPr>
    <w:tblPr>
      <w:tblStyleRowBandSize w:val="1"/>
      <w:tblStyleColBandSize w:val="1"/>
    </w:tblPr>
  </w:style>
  <w:style w:type="table" w:customStyle="1" w:styleId="a6">
    <w:basedOn w:val="Tablanormal"/>
    <w:pPr>
      <w:spacing w:line="240" w:lineRule="auto"/>
    </w:pPr>
    <w:rPr>
      <w:sz w:val="20"/>
      <w:szCs w:val="20"/>
    </w:rPr>
    <w:tblPr>
      <w:tblStyleRowBandSize w:val="1"/>
      <w:tblStyleColBandSize w:val="1"/>
    </w:tblPr>
  </w:style>
  <w:style w:type="table" w:customStyle="1" w:styleId="a7">
    <w:basedOn w:val="Tablanormal"/>
    <w:pPr>
      <w:spacing w:line="240" w:lineRule="auto"/>
    </w:pPr>
    <w:rPr>
      <w:sz w:val="20"/>
      <w:szCs w:val="20"/>
    </w:rPr>
    <w:tblPr>
      <w:tblStyleRowBandSize w:val="1"/>
      <w:tblStyleColBandSize w:val="1"/>
    </w:tblPr>
  </w:style>
  <w:style w:type="table" w:customStyle="1" w:styleId="a8">
    <w:basedOn w:val="Tablanormal"/>
    <w:pPr>
      <w:spacing w:line="240" w:lineRule="auto"/>
    </w:pPr>
    <w:rPr>
      <w:sz w:val="20"/>
      <w:szCs w:val="20"/>
    </w:rPr>
    <w:tblPr>
      <w:tblStyleRowBandSize w:val="1"/>
      <w:tblStyleColBandSize w:val="1"/>
    </w:tblPr>
  </w:style>
  <w:style w:type="table" w:customStyle="1" w:styleId="a9">
    <w:basedOn w:val="Tablanormal"/>
    <w:pPr>
      <w:spacing w:line="240" w:lineRule="auto"/>
    </w:pPr>
    <w:rPr>
      <w:sz w:val="20"/>
      <w:szCs w:val="20"/>
    </w:rPr>
    <w:tblPr>
      <w:tblStyleRowBandSize w:val="1"/>
      <w:tblStyleColBandSize w:val="1"/>
    </w:tblPr>
  </w:style>
  <w:style w:type="table" w:customStyle="1" w:styleId="aa">
    <w:basedOn w:val="Tablanormal"/>
    <w:pPr>
      <w:spacing w:line="240" w:lineRule="auto"/>
    </w:pPr>
    <w:rPr>
      <w:sz w:val="20"/>
      <w:szCs w:val="20"/>
    </w:rPr>
    <w:tblPr>
      <w:tblStyleRowBandSize w:val="1"/>
      <w:tblStyleColBandSize w:val="1"/>
    </w:tblPr>
  </w:style>
  <w:style w:type="character" w:styleId="nfasis">
    <w:name w:val="Emphasis"/>
    <w:basedOn w:val="Fuentedeprrafopredeter"/>
    <w:uiPriority w:val="20"/>
    <w:qFormat/>
    <w:rsid w:val="001145C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6676955">
      <w:bodyDiv w:val="1"/>
      <w:marLeft w:val="0"/>
      <w:marRight w:val="0"/>
      <w:marTop w:val="0"/>
      <w:marBottom w:val="0"/>
      <w:divBdr>
        <w:top w:val="none" w:sz="0" w:space="0" w:color="auto"/>
        <w:left w:val="none" w:sz="0" w:space="0" w:color="auto"/>
        <w:bottom w:val="none" w:sz="0" w:space="0" w:color="auto"/>
        <w:right w:val="none" w:sz="0" w:space="0" w:color="auto"/>
      </w:divBdr>
    </w:div>
    <w:div w:id="315301467">
      <w:bodyDiv w:val="1"/>
      <w:marLeft w:val="0"/>
      <w:marRight w:val="0"/>
      <w:marTop w:val="0"/>
      <w:marBottom w:val="0"/>
      <w:divBdr>
        <w:top w:val="none" w:sz="0" w:space="0" w:color="auto"/>
        <w:left w:val="none" w:sz="0" w:space="0" w:color="auto"/>
        <w:bottom w:val="none" w:sz="0" w:space="0" w:color="auto"/>
        <w:right w:val="none" w:sz="0" w:space="0" w:color="auto"/>
      </w:divBdr>
    </w:div>
    <w:div w:id="323513946">
      <w:bodyDiv w:val="1"/>
      <w:marLeft w:val="0"/>
      <w:marRight w:val="0"/>
      <w:marTop w:val="0"/>
      <w:marBottom w:val="0"/>
      <w:divBdr>
        <w:top w:val="none" w:sz="0" w:space="0" w:color="auto"/>
        <w:left w:val="none" w:sz="0" w:space="0" w:color="auto"/>
        <w:bottom w:val="none" w:sz="0" w:space="0" w:color="auto"/>
        <w:right w:val="none" w:sz="0" w:space="0" w:color="auto"/>
      </w:divBdr>
    </w:div>
    <w:div w:id="381830254">
      <w:bodyDiv w:val="1"/>
      <w:marLeft w:val="0"/>
      <w:marRight w:val="0"/>
      <w:marTop w:val="0"/>
      <w:marBottom w:val="0"/>
      <w:divBdr>
        <w:top w:val="none" w:sz="0" w:space="0" w:color="auto"/>
        <w:left w:val="none" w:sz="0" w:space="0" w:color="auto"/>
        <w:bottom w:val="none" w:sz="0" w:space="0" w:color="auto"/>
        <w:right w:val="none" w:sz="0" w:space="0" w:color="auto"/>
      </w:divBdr>
    </w:div>
    <w:div w:id="427238787">
      <w:bodyDiv w:val="1"/>
      <w:marLeft w:val="0"/>
      <w:marRight w:val="0"/>
      <w:marTop w:val="0"/>
      <w:marBottom w:val="0"/>
      <w:divBdr>
        <w:top w:val="none" w:sz="0" w:space="0" w:color="auto"/>
        <w:left w:val="none" w:sz="0" w:space="0" w:color="auto"/>
        <w:bottom w:val="none" w:sz="0" w:space="0" w:color="auto"/>
        <w:right w:val="none" w:sz="0" w:space="0" w:color="auto"/>
      </w:divBdr>
    </w:div>
    <w:div w:id="603734630">
      <w:bodyDiv w:val="1"/>
      <w:marLeft w:val="0"/>
      <w:marRight w:val="0"/>
      <w:marTop w:val="0"/>
      <w:marBottom w:val="0"/>
      <w:divBdr>
        <w:top w:val="none" w:sz="0" w:space="0" w:color="auto"/>
        <w:left w:val="none" w:sz="0" w:space="0" w:color="auto"/>
        <w:bottom w:val="none" w:sz="0" w:space="0" w:color="auto"/>
        <w:right w:val="none" w:sz="0" w:space="0" w:color="auto"/>
      </w:divBdr>
    </w:div>
    <w:div w:id="824396851">
      <w:bodyDiv w:val="1"/>
      <w:marLeft w:val="0"/>
      <w:marRight w:val="0"/>
      <w:marTop w:val="0"/>
      <w:marBottom w:val="0"/>
      <w:divBdr>
        <w:top w:val="none" w:sz="0" w:space="0" w:color="auto"/>
        <w:left w:val="none" w:sz="0" w:space="0" w:color="auto"/>
        <w:bottom w:val="none" w:sz="0" w:space="0" w:color="auto"/>
        <w:right w:val="none" w:sz="0" w:space="0" w:color="auto"/>
      </w:divBdr>
    </w:div>
    <w:div w:id="837576472">
      <w:bodyDiv w:val="1"/>
      <w:marLeft w:val="0"/>
      <w:marRight w:val="0"/>
      <w:marTop w:val="0"/>
      <w:marBottom w:val="0"/>
      <w:divBdr>
        <w:top w:val="none" w:sz="0" w:space="0" w:color="auto"/>
        <w:left w:val="none" w:sz="0" w:space="0" w:color="auto"/>
        <w:bottom w:val="none" w:sz="0" w:space="0" w:color="auto"/>
        <w:right w:val="none" w:sz="0" w:space="0" w:color="auto"/>
      </w:divBdr>
    </w:div>
    <w:div w:id="920679062">
      <w:bodyDiv w:val="1"/>
      <w:marLeft w:val="0"/>
      <w:marRight w:val="0"/>
      <w:marTop w:val="0"/>
      <w:marBottom w:val="0"/>
      <w:divBdr>
        <w:top w:val="none" w:sz="0" w:space="0" w:color="auto"/>
        <w:left w:val="none" w:sz="0" w:space="0" w:color="auto"/>
        <w:bottom w:val="none" w:sz="0" w:space="0" w:color="auto"/>
        <w:right w:val="none" w:sz="0" w:space="0" w:color="auto"/>
      </w:divBdr>
    </w:div>
    <w:div w:id="1312371053">
      <w:bodyDiv w:val="1"/>
      <w:marLeft w:val="0"/>
      <w:marRight w:val="0"/>
      <w:marTop w:val="0"/>
      <w:marBottom w:val="0"/>
      <w:divBdr>
        <w:top w:val="none" w:sz="0" w:space="0" w:color="auto"/>
        <w:left w:val="none" w:sz="0" w:space="0" w:color="auto"/>
        <w:bottom w:val="none" w:sz="0" w:space="0" w:color="auto"/>
        <w:right w:val="none" w:sz="0" w:space="0" w:color="auto"/>
      </w:divBdr>
    </w:div>
    <w:div w:id="1318000417">
      <w:bodyDiv w:val="1"/>
      <w:marLeft w:val="0"/>
      <w:marRight w:val="0"/>
      <w:marTop w:val="0"/>
      <w:marBottom w:val="0"/>
      <w:divBdr>
        <w:top w:val="none" w:sz="0" w:space="0" w:color="auto"/>
        <w:left w:val="none" w:sz="0" w:space="0" w:color="auto"/>
        <w:bottom w:val="none" w:sz="0" w:space="0" w:color="auto"/>
        <w:right w:val="none" w:sz="0" w:space="0" w:color="auto"/>
      </w:divBdr>
    </w:div>
    <w:div w:id="1328242055">
      <w:bodyDiv w:val="1"/>
      <w:marLeft w:val="0"/>
      <w:marRight w:val="0"/>
      <w:marTop w:val="0"/>
      <w:marBottom w:val="0"/>
      <w:divBdr>
        <w:top w:val="none" w:sz="0" w:space="0" w:color="auto"/>
        <w:left w:val="none" w:sz="0" w:space="0" w:color="auto"/>
        <w:bottom w:val="none" w:sz="0" w:space="0" w:color="auto"/>
        <w:right w:val="none" w:sz="0" w:space="0" w:color="auto"/>
      </w:divBdr>
    </w:div>
    <w:div w:id="1408573789">
      <w:bodyDiv w:val="1"/>
      <w:marLeft w:val="0"/>
      <w:marRight w:val="0"/>
      <w:marTop w:val="0"/>
      <w:marBottom w:val="0"/>
      <w:divBdr>
        <w:top w:val="none" w:sz="0" w:space="0" w:color="auto"/>
        <w:left w:val="none" w:sz="0" w:space="0" w:color="auto"/>
        <w:bottom w:val="none" w:sz="0" w:space="0" w:color="auto"/>
        <w:right w:val="none" w:sz="0" w:space="0" w:color="auto"/>
      </w:divBdr>
    </w:div>
    <w:div w:id="1440954249">
      <w:bodyDiv w:val="1"/>
      <w:marLeft w:val="0"/>
      <w:marRight w:val="0"/>
      <w:marTop w:val="0"/>
      <w:marBottom w:val="0"/>
      <w:divBdr>
        <w:top w:val="none" w:sz="0" w:space="0" w:color="auto"/>
        <w:left w:val="none" w:sz="0" w:space="0" w:color="auto"/>
        <w:bottom w:val="none" w:sz="0" w:space="0" w:color="auto"/>
        <w:right w:val="none" w:sz="0" w:space="0" w:color="auto"/>
      </w:divBdr>
    </w:div>
    <w:div w:id="1515462011">
      <w:bodyDiv w:val="1"/>
      <w:marLeft w:val="0"/>
      <w:marRight w:val="0"/>
      <w:marTop w:val="0"/>
      <w:marBottom w:val="0"/>
      <w:divBdr>
        <w:top w:val="none" w:sz="0" w:space="0" w:color="auto"/>
        <w:left w:val="none" w:sz="0" w:space="0" w:color="auto"/>
        <w:bottom w:val="none" w:sz="0" w:space="0" w:color="auto"/>
        <w:right w:val="none" w:sz="0" w:space="0" w:color="auto"/>
      </w:divBdr>
    </w:div>
    <w:div w:id="1767000782">
      <w:bodyDiv w:val="1"/>
      <w:marLeft w:val="0"/>
      <w:marRight w:val="0"/>
      <w:marTop w:val="0"/>
      <w:marBottom w:val="0"/>
      <w:divBdr>
        <w:top w:val="none" w:sz="0" w:space="0" w:color="auto"/>
        <w:left w:val="none" w:sz="0" w:space="0" w:color="auto"/>
        <w:bottom w:val="none" w:sz="0" w:space="0" w:color="auto"/>
        <w:right w:val="none" w:sz="0" w:space="0" w:color="auto"/>
      </w:divBdr>
    </w:div>
    <w:div w:id="2035957995">
      <w:bodyDiv w:val="1"/>
      <w:marLeft w:val="0"/>
      <w:marRight w:val="0"/>
      <w:marTop w:val="0"/>
      <w:marBottom w:val="0"/>
      <w:divBdr>
        <w:top w:val="none" w:sz="0" w:space="0" w:color="auto"/>
        <w:left w:val="none" w:sz="0" w:space="0" w:color="auto"/>
        <w:bottom w:val="none" w:sz="0" w:space="0" w:color="auto"/>
        <w:right w:val="none" w:sz="0" w:space="0" w:color="auto"/>
      </w:divBdr>
    </w:div>
    <w:div w:id="2095861166">
      <w:bodyDiv w:val="1"/>
      <w:marLeft w:val="0"/>
      <w:marRight w:val="0"/>
      <w:marTop w:val="0"/>
      <w:marBottom w:val="0"/>
      <w:divBdr>
        <w:top w:val="none" w:sz="0" w:space="0" w:color="auto"/>
        <w:left w:val="none" w:sz="0" w:space="0" w:color="auto"/>
        <w:bottom w:val="none" w:sz="0" w:space="0" w:color="auto"/>
        <w:right w:val="none" w:sz="0" w:space="0" w:color="auto"/>
      </w:divBdr>
    </w:div>
    <w:div w:id="21383784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nYUpHqsXhQPuOm7kPVvA5eRH71A==">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30</Pages>
  <Words>3592</Words>
  <Characters>19761</Characters>
  <Application>Microsoft Office Word</Application>
  <DocSecurity>0</DocSecurity>
  <Lines>164</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Camila Duarte</dc:creator>
  <cp:lastModifiedBy>Maria Camila Duarte</cp:lastModifiedBy>
  <cp:revision>2</cp:revision>
  <dcterms:created xsi:type="dcterms:W3CDTF">2024-05-28T04:44:00Z</dcterms:created>
  <dcterms:modified xsi:type="dcterms:W3CDTF">2024-05-28T04:44:00Z</dcterms:modified>
</cp:coreProperties>
</file>